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Georgia" w:cs="Georgia" w:eastAsia="Georgia" w:hAnsi="Georgia"/>
          <w:color w:val="52525b"/>
          <w:sz w:val="28"/>
          <w:szCs w:val="28"/>
          <w:rtl w:val="0"/>
        </w:rPr>
        <w:t xml:space="preserve">Transform</w:t>
      </w:r>
      <w:r w:rsidDel="00000000" w:rsidR="00000000" w:rsidRPr="00000000">
        <w:rPr>
          <w:rFonts w:ascii="Georgia" w:cs="Georgia" w:eastAsia="Georgia" w:hAnsi="Georgia"/>
          <w:b w:val="1"/>
          <w:bCs w:val="1"/>
          <w:color w:val="7a7ae6"/>
          <w:sz w:val="28"/>
          <w:szCs w:val="28"/>
          <w:rtl w:val="0"/>
        </w:rPr>
        <w:t xml:space="preserve">AZ</w:t>
      </w:r>
      <w:r w:rsidDel="00000000" w:rsidR="00000000" w:rsidRPr="00000000">
        <w:rPr>
          <w:rtl w:val="0"/>
        </w:rPr>
      </w:r>
    </w:p>
    <w:p w:rsidR="00000000" w:rsidDel="00000000" w:rsidP="00000000" w:rsidRDefault="00000000" w:rsidRPr="00000000" w14:paraId="00000003">
      <w:pPr>
        <w:spacing w:after="20" w:lineRule="auto"/>
        <w:jc w:val="center"/>
        <w:rPr>
          <w:rFonts w:ascii="Consolas" w:cs="Consolas" w:eastAsia="Consolas" w:hAnsi="Consolas"/>
          <w:color w:val="a1a1aa"/>
          <w:sz w:val="14"/>
          <w:szCs w:val="14"/>
        </w:rPr>
      </w:pPr>
      <w:r w:rsidDel="00000000" w:rsidR="00000000" w:rsidRPr="00000000">
        <w:rPr>
          <w:rFonts w:ascii="Consolas" w:cs="Consolas" w:eastAsia="Consolas" w:hAnsi="Consolas"/>
          <w:color w:val="a1a1aa"/>
          <w:sz w:val="14"/>
          <w:szCs w:val="14"/>
          <w:rtl w:val="0"/>
        </w:rPr>
        <w:t xml:space="preserve">────────────────────────────────────────</w:t>
      </w:r>
    </w:p>
    <w:p w:rsidR="00000000" w:rsidDel="00000000" w:rsidP="00000000" w:rsidRDefault="00000000" w:rsidRPr="00000000" w14:paraId="00000004">
      <w:pPr>
        <w:spacing w:after="20" w:lineRule="auto"/>
        <w:jc w:val="center"/>
        <w:rPr>
          <w:rFonts w:ascii="Consolas" w:cs="Consolas" w:eastAsia="Consolas" w:hAnsi="Consolas"/>
          <w:color w:val="a1a1aa"/>
          <w:sz w:val="14"/>
          <w:szCs w:val="14"/>
        </w:rPr>
      </w:pPr>
      <w:r w:rsidDel="00000000" w:rsidR="00000000" w:rsidRPr="00000000">
        <w:rPr>
          <w:rtl w:val="0"/>
        </w:rPr>
      </w:r>
    </w:p>
    <w:p w:rsidR="00000000" w:rsidDel="00000000" w:rsidP="00000000" w:rsidRDefault="00000000" w:rsidRPr="00000000" w14:paraId="00000005">
      <w:pPr>
        <w:pStyle w:val="Title"/>
        <w:rPr/>
      </w:pPr>
      <w:bookmarkStart w:colFirst="0" w:colLast="0" w:name="_heading=h.ly32kfs64lxf" w:id="0"/>
      <w:bookmarkEnd w:id="0"/>
      <w:r w:rsidDel="00000000" w:rsidR="00000000" w:rsidRPr="00000000">
        <w:rPr>
          <w:rtl w:val="0"/>
        </w:rPr>
        <w:t xml:space="preserve">Designing the Digital Backbone</w:t>
      </w:r>
    </w:p>
    <w:p w:rsidR="00000000" w:rsidDel="00000000" w:rsidP="00000000" w:rsidRDefault="00000000" w:rsidRPr="00000000" w14:paraId="00000006">
      <w:pPr>
        <w:spacing w:after="300" w:lineRule="auto"/>
        <w:jc w:val="center"/>
        <w:rPr/>
      </w:pPr>
      <w:r w:rsidDel="00000000" w:rsidR="00000000" w:rsidRPr="00000000">
        <w:rPr>
          <w:rFonts w:ascii="Georgia" w:cs="Georgia" w:eastAsia="Georgia" w:hAnsi="Georgia"/>
          <w:color w:val="52525b"/>
          <w:sz w:val="28"/>
          <w:szCs w:val="28"/>
          <w:rtl w:val="0"/>
        </w:rPr>
        <w:t xml:space="preserve">A Transformation Strategy for Taylor Inc.</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Calibri" w:cs="Calibri" w:eastAsia="Calibri" w:hAnsi="Calibri"/>
                <w:b w:val="0"/>
                <w:bCs w:val="0"/>
                <w:color w:val="18181b"/>
                <w:sz w:val="20"/>
                <w:szCs w:val="20"/>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Calibri" w:cs="Calibri" w:eastAsia="Calibri" w:hAnsi="Calibri"/>
                <w:b w:val="0"/>
                <w:bCs w:val="0"/>
                <w:color w:val="18181b"/>
                <w:sz w:val="20"/>
                <w:szCs w:val="20"/>
                <w:rtl w:val="0"/>
              </w:rPr>
              <w:t xml:space="preserve">Taylor Group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Calibri" w:cs="Calibri" w:eastAsia="Calibri" w:hAnsi="Calibri"/>
                <w:b w:val="0"/>
                <w:bCs w:val="0"/>
                <w:color w:val="18181b"/>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Calibri" w:cs="Calibri" w:eastAsia="Calibri" w:hAnsi="Calibri"/>
                <w:b w:val="0"/>
                <w:bCs w:val="0"/>
                <w:color w:val="18181b"/>
                <w:sz w:val="20"/>
                <w:szCs w:val="20"/>
                <w:rtl w:val="0"/>
              </w:rPr>
              <w:t xml:space="preserve">March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Calibri" w:cs="Calibri" w:eastAsia="Calibri" w:hAnsi="Calibri"/>
                <w:b w:val="0"/>
                <w:bCs w:val="0"/>
                <w:color w:val="18181b"/>
                <w:sz w:val="20"/>
                <w:szCs w:val="20"/>
                <w:rtl w:val="0"/>
              </w:rPr>
              <w:t xml:space="preserve">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0"/>
                <w:bCs w:val="0"/>
                <w:color w:val="18181b"/>
                <w:sz w:val="20"/>
                <w:szCs w:val="20"/>
                <w:rtl w:val="0"/>
              </w:rPr>
              <w:t xml:space="preserve">TAZ-TG-2026-02</w:t>
            </w:r>
            <w:r w:rsidDel="00000000" w:rsidR="00000000" w:rsidRPr="00000000">
              <w:rPr>
                <w:rtl w:val="0"/>
              </w:rPr>
            </w:r>
          </w:p>
        </w:tc>
      </w:tr>
    </w:tbl>
    <w:p w:rsidR="00000000" w:rsidDel="00000000" w:rsidP="00000000" w:rsidRDefault="00000000" w:rsidRPr="00000000" w14:paraId="0000000F">
      <w:pPr>
        <w:spacing w:before="200" w:lineRule="auto"/>
        <w:rPr/>
      </w:pPr>
      <w:r w:rsidDel="00000000" w:rsidR="00000000" w:rsidRPr="00000000">
        <w:rPr>
          <w:rtl w:val="0"/>
        </w:rPr>
      </w:r>
    </w:p>
    <w:p w:rsidR="00000000" w:rsidDel="00000000" w:rsidP="00000000" w:rsidRDefault="00000000" w:rsidRPr="00000000" w14:paraId="00000010">
      <w:pPr>
        <w:spacing w:after="200" w:lineRule="auto"/>
        <w:jc w:val="center"/>
        <w:rPr>
          <w:rFonts w:ascii="Consolas" w:cs="Consolas" w:eastAsia="Consolas" w:hAnsi="Consolas"/>
          <w:b w:val="1"/>
          <w:bCs w:val="1"/>
          <w:color w:val="7a7ae6"/>
          <w:sz w:val="20"/>
          <w:szCs w:val="20"/>
        </w:rPr>
      </w:pPr>
      <w:r w:rsidDel="00000000" w:rsidR="00000000" w:rsidRPr="00000000">
        <w:rPr>
          <w:rFonts w:ascii="Consolas" w:cs="Consolas" w:eastAsia="Consolas" w:hAnsi="Consolas"/>
          <w:b w:val="1"/>
          <w:bCs w:val="1"/>
          <w:color w:val="7a7ae6"/>
          <w:sz w:val="20"/>
          <w:szCs w:val="20"/>
          <w:rtl w:val="0"/>
        </w:rPr>
        <w:t xml:space="preserve">Strategic Proposal</w:t>
      </w:r>
    </w:p>
    <w:p w:rsidR="00000000" w:rsidDel="00000000" w:rsidP="00000000" w:rsidRDefault="00000000" w:rsidRPr="00000000" w14:paraId="00000011">
      <w:pPr>
        <w:spacing w:after="200" w:lineRule="auto"/>
        <w:jc w:val="center"/>
        <w:rPr>
          <w:rFonts w:ascii="Consolas" w:cs="Consolas" w:eastAsia="Consolas" w:hAnsi="Consolas"/>
          <w:i w:val="1"/>
          <w:iCs w:val="1"/>
          <w:color w:val="7a7ae6"/>
          <w:sz w:val="20"/>
          <w:szCs w:val="20"/>
        </w:rPr>
      </w:pPr>
      <w:r w:rsidDel="00000000" w:rsidR="00000000" w:rsidRPr="00000000">
        <w:rPr>
          <w:rFonts w:ascii="Consolas" w:cs="Consolas" w:eastAsia="Consolas" w:hAnsi="Consolas"/>
          <w:i w:val="1"/>
          <w:iCs w:val="1"/>
          <w:color w:val="7a7ae6"/>
          <w:sz w:val="20"/>
          <w:szCs w:val="20"/>
          <w:rtl w:val="0"/>
        </w:rPr>
        <w:t xml:space="preserve">Confidential</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60" w:before="120" w:lineRule="auto"/>
        <w:rPr/>
      </w:pPr>
      <w:r w:rsidDel="00000000" w:rsidR="00000000" w:rsidRPr="00000000">
        <w:rPr>
          <w:rFonts w:ascii="Consolas" w:cs="Consolas" w:eastAsia="Consolas" w:hAnsi="Consolas"/>
          <w:b w:val="1"/>
          <w:bCs w:val="1"/>
          <w:color w:val="7a7ae6"/>
          <w:sz w:val="18"/>
          <w:szCs w:val="18"/>
          <w:rtl w:val="0"/>
        </w:rPr>
        <w:t xml:space="preserve">01 — THE OPPORTUNITY</w:t>
      </w:r>
      <w:r w:rsidDel="00000000" w:rsidR="00000000" w:rsidRPr="00000000">
        <w:rPr>
          <w:rtl w:val="0"/>
        </w:rPr>
      </w:r>
    </w:p>
    <w:p w:rsidR="00000000" w:rsidDel="00000000" w:rsidP="00000000" w:rsidRDefault="00000000" w:rsidRPr="00000000" w14:paraId="00000014">
      <w:pPr>
        <w:pStyle w:val="Heading1"/>
        <w:spacing w:after="150" w:before="300" w:lineRule="auto"/>
        <w:rPr/>
      </w:pPr>
      <w:r w:rsidDel="00000000" w:rsidR="00000000" w:rsidRPr="00000000">
        <w:rPr>
          <w:rtl w:val="0"/>
        </w:rPr>
        <w:t xml:space="preserve">95 Years of Growth. A Defining Moment for Transformation.</w:t>
      </w:r>
    </w:p>
    <w:p w:rsidR="00000000" w:rsidDel="00000000" w:rsidP="00000000" w:rsidRDefault="00000000" w:rsidRPr="00000000" w14:paraId="00000015">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016">
            <w:pPr>
              <w:spacing w:after="20" w:lineRule="auto"/>
              <w:jc w:val="center"/>
              <w:rPr/>
            </w:pPr>
            <w:r w:rsidDel="00000000" w:rsidR="00000000" w:rsidRPr="00000000">
              <w:rPr>
                <w:rFonts w:ascii="Consolas" w:cs="Consolas" w:eastAsia="Consolas" w:hAnsi="Consolas"/>
                <w:b w:val="1"/>
                <w:bCs w:val="1"/>
                <w:color w:val="7a7ae6"/>
                <w:sz w:val="32"/>
                <w:szCs w:val="32"/>
                <w:rtl w:val="0"/>
              </w:rPr>
              <w:t xml:space="preserve">95 yrs</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Consolas" w:cs="Consolas" w:eastAsia="Consolas" w:hAnsi="Consolas"/>
                <w:color w:val="52525b"/>
                <w:sz w:val="14"/>
                <w:szCs w:val="14"/>
                <w:rtl w:val="0"/>
              </w:rPr>
              <w:t xml:space="preserve">LEGACY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018">
            <w:pPr>
              <w:spacing w:after="20" w:lineRule="auto"/>
              <w:jc w:val="center"/>
              <w:rPr/>
            </w:pPr>
            <w:sdt>
              <w:sdtPr>
                <w:id w:val="-2073749520"/>
                <w:tag w:val="goog_rdk_0"/>
              </w:sdtPr>
              <w:sdtContent>
                <w:commentRangeStart w:id="0"/>
              </w:sdtContent>
            </w:sdt>
            <w:r w:rsidDel="00000000" w:rsidR="00000000" w:rsidRPr="00000000">
              <w:rPr>
                <w:rFonts w:ascii="Consolas" w:cs="Consolas" w:eastAsia="Consolas" w:hAnsi="Consolas"/>
                <w:b w:val="1"/>
                <w:bCs w:val="1"/>
                <w:color w:val="7a7ae6"/>
                <w:sz w:val="32"/>
                <w:szCs w:val="32"/>
                <w:rtl w:val="0"/>
              </w:rPr>
              <w:t xml:space="preserve">$85M</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rFonts w:ascii="Consolas" w:cs="Consolas" w:eastAsia="Consolas" w:hAnsi="Consolas"/>
                <w:color w:val="52525b"/>
                <w:sz w:val="14"/>
                <w:szCs w:val="14"/>
                <w:rtl w:val="0"/>
              </w:rPr>
              <w:t xml:space="preserve">REVENUE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01A">
            <w:pPr>
              <w:spacing w:after="20" w:lineRule="auto"/>
              <w:jc w:val="center"/>
              <w:rPr/>
            </w:pPr>
            <w:commentRangeEnd w:id="0"/>
            <w:r w:rsidDel="00000000" w:rsidR="00000000" w:rsidRPr="00000000">
              <w:commentReference w:id="0"/>
            </w:r>
            <w:r w:rsidDel="00000000" w:rsidR="00000000" w:rsidRPr="00000000">
              <w:rPr>
                <w:rFonts w:ascii="Consolas" w:cs="Consolas" w:eastAsia="Consolas" w:hAnsi="Consolas"/>
                <w:b w:val="1"/>
                <w:bCs w:val="1"/>
                <w:color w:val="7a7ae6"/>
                <w:sz w:val="32"/>
                <w:szCs w:val="32"/>
                <w:rtl w:val="0"/>
              </w:rPr>
              <w:t xml:space="preserve">+300</w:t>
            </w:r>
            <w:r w:rsidDel="00000000" w:rsidR="00000000" w:rsidRPr="00000000">
              <w:rPr>
                <w:rtl w:val="0"/>
              </w:rPr>
            </w:r>
          </w:p>
          <w:p w:rsidR="00000000" w:rsidDel="00000000" w:rsidP="00000000" w:rsidRDefault="00000000" w:rsidRPr="00000000" w14:paraId="0000001B">
            <w:pPr>
              <w:jc w:val="center"/>
              <w:rPr/>
            </w:pPr>
            <w:r w:rsidDel="00000000" w:rsidR="00000000" w:rsidRPr="00000000">
              <w:rPr>
                <w:rFonts w:ascii="Consolas" w:cs="Consolas" w:eastAsia="Consolas" w:hAnsi="Consolas"/>
                <w:color w:val="52525b"/>
                <w:sz w:val="14"/>
                <w:szCs w:val="14"/>
                <w:rtl w:val="0"/>
              </w:rPr>
              <w:t xml:space="preserve">EMPLOYEES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01C">
            <w:pPr>
              <w:spacing w:after="20" w:lineRule="auto"/>
              <w:jc w:val="center"/>
              <w:rPr/>
            </w:pPr>
            <w:r w:rsidDel="00000000" w:rsidR="00000000" w:rsidRPr="00000000">
              <w:rPr>
                <w:rFonts w:ascii="Consolas" w:cs="Consolas" w:eastAsia="Consolas" w:hAnsi="Consolas"/>
                <w:b w:val="1"/>
                <w:bCs w:val="1"/>
                <w:color w:val="7a7ae6"/>
                <w:sz w:val="32"/>
                <w:szCs w:val="32"/>
                <w:rtl w:val="0"/>
              </w:rPr>
              <w:t xml:space="preserve">$128B</w:t>
            </w:r>
            <w:r w:rsidDel="00000000" w:rsidR="00000000" w:rsidRPr="00000000">
              <w:rPr>
                <w:rtl w:val="0"/>
              </w:rPr>
            </w:r>
          </w:p>
          <w:p w:rsidR="00000000" w:rsidDel="00000000" w:rsidP="00000000" w:rsidRDefault="00000000" w:rsidRPr="00000000" w14:paraId="0000001D">
            <w:pPr>
              <w:jc w:val="center"/>
              <w:rPr/>
            </w:pPr>
            <w:r w:rsidDel="00000000" w:rsidR="00000000" w:rsidRPr="00000000">
              <w:rPr>
                <w:rFonts w:ascii="Consolas" w:cs="Consolas" w:eastAsia="Consolas" w:hAnsi="Consolas"/>
                <w:color w:val="52525b"/>
                <w:sz w:val="14"/>
                <w:szCs w:val="14"/>
                <w:rtl w:val="0"/>
              </w:rPr>
              <w:t xml:space="preserve">MARKET SIZE</w:t>
            </w:r>
            <w:r w:rsidDel="00000000" w:rsidR="00000000" w:rsidRPr="00000000">
              <w:rPr>
                <w:rtl w:val="0"/>
              </w:rPr>
            </w:r>
          </w:p>
        </w:tc>
      </w:tr>
    </w:tbl>
    <w:p w:rsidR="00000000" w:rsidDel="00000000" w:rsidP="00000000" w:rsidRDefault="00000000" w:rsidRPr="00000000" w14:paraId="0000001E">
      <w:pPr>
        <w:spacing w:before="120" w:lineRule="auto"/>
        <w:rPr/>
      </w:pPr>
      <w:r w:rsidDel="00000000" w:rsidR="00000000" w:rsidRPr="00000000">
        <w:rPr>
          <w:rtl w:val="0"/>
        </w:rPr>
      </w:r>
    </w:p>
    <w:p w:rsidR="00000000" w:rsidDel="00000000" w:rsidP="00000000" w:rsidRDefault="00000000" w:rsidRPr="00000000" w14:paraId="0000001F">
      <w:pPr>
        <w:spacing w:after="160" w:lineRule="auto"/>
        <w:rPr>
          <w:rFonts w:ascii="Calibri" w:cs="Calibri" w:eastAsia="Calibri" w:hAnsi="Calibri"/>
          <w:color w:val="52525b"/>
          <w:sz w:val="22"/>
          <w:szCs w:val="22"/>
        </w:rPr>
      </w:pPr>
      <w:r w:rsidDel="00000000" w:rsidR="00000000" w:rsidRPr="00000000">
        <w:rPr>
          <w:rFonts w:ascii="Calibri" w:cs="Calibri" w:eastAsia="Calibri" w:hAnsi="Calibri"/>
          <w:i w:val="1"/>
          <w:iCs w:val="1"/>
          <w:color w:val="52525b"/>
          <w:sz w:val="22"/>
          <w:szCs w:val="22"/>
          <w:rtl w:val="0"/>
        </w:rPr>
        <w:t xml:space="preserve">Taylor Inc.</w:t>
      </w:r>
      <w:sdt>
        <w:sdtPr>
          <w:id w:val="-659560266"/>
          <w:tag w:val="goog_rdk_1"/>
        </w:sdtPr>
        <w:sdtContent>
          <w:del w:author="Fermin Azcueta" w:id="0" w:date="2026-03-20T10:35:15Z">
            <w:r w:rsidDel="00000000" w:rsidR="00000000" w:rsidRPr="00000000">
              <w:rPr>
                <w:rFonts w:ascii="Calibri" w:cs="Calibri" w:eastAsia="Calibri" w:hAnsi="Calibri"/>
                <w:color w:val="52525b"/>
                <w:sz w:val="22"/>
                <w:szCs w:val="22"/>
                <w:rtl w:val="0"/>
              </w:rPr>
              <w:delText xml:space="preserve">Group </w:delText>
            </w:r>
          </w:del>
        </w:sdtContent>
      </w:sdt>
      <w:r w:rsidDel="00000000" w:rsidR="00000000" w:rsidRPr="00000000">
        <w:rPr>
          <w:rFonts w:ascii="Calibri" w:cs="Calibri" w:eastAsia="Calibri" w:hAnsi="Calibri"/>
          <w:color w:val="52525b"/>
          <w:sz w:val="22"/>
          <w:szCs w:val="22"/>
          <w:rtl w:val="0"/>
        </w:rPr>
        <w:t xml:space="preserve">has grown organically for </w:t>
      </w:r>
      <w:sdt>
        <w:sdtPr>
          <w:id w:val="646718246"/>
          <w:tag w:val="goog_rdk_2"/>
        </w:sdtPr>
        <w:sdtContent>
          <w:ins w:author="Fermin Azcueta" w:id="1" w:date="2026-03-20T10:35:19Z"/>
          <w:sdt>
            <w:sdtPr>
              <w:id w:val="-35970045"/>
              <w:tag w:val="goog_rdk_3"/>
            </w:sdtPr>
            <w:sdtContent>
              <w:ins w:author="Fermin Azcueta" w:id="1" w:date="2026-03-20T10:35:19Z">
                <w:r w:rsidDel="00000000" w:rsidR="00000000" w:rsidRPr="00000000">
                  <w:rPr>
                    <w:color w:val="52525b"/>
                    <w:rtl w:val="0"/>
                    <w:rPrChange w:author="Fermin Azcueta" w:id="2" w:date="2026-03-20T10:35:19Z">
                      <w:rPr>
                        <w:rFonts w:ascii="Calibri" w:cs="Calibri" w:eastAsia="Calibri" w:hAnsi="Calibri"/>
                        <w:color w:val="52525b"/>
                        <w:sz w:val="22"/>
                        <w:szCs w:val="22"/>
                      </w:rPr>
                    </w:rPrChange>
                  </w:rPr>
                  <w:t xml:space="preserve">decades</w:t>
                </w:r>
              </w:ins>
            </w:sdtContent>
          </w:sdt>
          <w:ins w:author="Fermin Azcueta" w:id="1" w:date="2026-03-20T10:35:19Z"/>
        </w:sdtContent>
      </w:sdt>
      <w:sdt>
        <w:sdtPr>
          <w:id w:val="-1680565846"/>
          <w:tag w:val="goog_rdk_4"/>
        </w:sdtPr>
        <w:sdtContent>
          <w:del w:author="Fermin Azcueta" w:id="1" w:date="2026-03-20T10:35:19Z"/>
          <w:sdt>
            <w:sdtPr>
              <w:id w:val="1410952395"/>
              <w:tag w:val="goog_rdk_5"/>
            </w:sdtPr>
            <w:sdtContent>
              <w:del w:author="Fermin Azcueta" w:id="1" w:date="2026-03-20T10:35:19Z">
                <w:r w:rsidDel="00000000" w:rsidR="00000000" w:rsidRPr="00000000">
                  <w:rPr>
                    <w:color w:val="52525b"/>
                    <w:rtl w:val="0"/>
                    <w:rPrChange w:author="Fermin Azcueta" w:id="2" w:date="2026-03-20T10:35:19Z">
                      <w:rPr>
                        <w:rFonts w:ascii="Calibri" w:cs="Calibri" w:eastAsia="Calibri" w:hAnsi="Calibri"/>
                        <w:color w:val="52525b"/>
                        <w:sz w:val="22"/>
                        <w:szCs w:val="22"/>
                      </w:rPr>
                    </w:rPrChange>
                  </w:rPr>
                  <w:delText xml:space="preserve">95 years</w:delText>
                </w:r>
              </w:del>
            </w:sdtContent>
          </w:sdt>
          <w:del w:author="Fermin Azcueta" w:id="1" w:date="2026-03-20T10:35:19Z"/>
        </w:sdtContent>
      </w:sdt>
      <w:r w:rsidDel="00000000" w:rsidR="00000000" w:rsidRPr="00000000">
        <w:rPr>
          <w:rFonts w:ascii="Calibri" w:cs="Calibri" w:eastAsia="Calibri" w:hAnsi="Calibri"/>
          <w:color w:val="52525b"/>
          <w:sz w:val="22"/>
          <w:szCs w:val="22"/>
          <w:rtl w:val="0"/>
        </w:rPr>
        <w:t xml:space="preserve"> into an enterprise-scale operation —, </w:t>
      </w:r>
      <w:r w:rsidDel="00000000" w:rsidR="00000000" w:rsidRPr="00000000">
        <w:rPr>
          <w:color w:val="52525b"/>
          <w:rtl w:val="0"/>
        </w:rPr>
        <w:t xml:space="preserve">over </w:t>
      </w:r>
      <w:sdt>
        <w:sdtPr>
          <w:id w:val="447546266"/>
          <w:tag w:val="goog_rdk_6"/>
        </w:sdtPr>
        <w:sdtContent>
          <w:ins w:author="Fermin Azcueta" w:id="3" w:date="2026-03-20T10:35:38Z"/>
          <w:sdt>
            <w:sdtPr>
              <w:id w:val="-817582204"/>
              <w:tag w:val="goog_rdk_7"/>
            </w:sdtPr>
            <w:sdtContent>
              <w:ins w:author="Fermin Azcueta" w:id="3" w:date="2026-03-20T10:35:38Z">
                <w:r w:rsidDel="00000000" w:rsidR="00000000" w:rsidRPr="00000000">
                  <w:rPr>
                    <w:color w:val="52525b"/>
                    <w:rtl w:val="0"/>
                    <w:rPrChange w:author="Fermin Azcueta" w:id="4" w:date="2026-03-20T10:35:38Z">
                      <w:rPr>
                        <w:rFonts w:ascii="Calibri" w:cs="Calibri" w:eastAsia="Calibri" w:hAnsi="Calibri"/>
                        <w:color w:val="52525b"/>
                        <w:sz w:val="22"/>
                        <w:szCs w:val="22"/>
                      </w:rPr>
                    </w:rPrChange>
                  </w:rPr>
                  <w:t xml:space="preserve">300</w:t>
                </w:r>
              </w:ins>
            </w:sdtContent>
          </w:sdt>
          <w:ins w:author="Fermin Azcueta" w:id="3" w:date="2026-03-20T10:35:38Z"/>
        </w:sdtContent>
      </w:sdt>
      <w:sdt>
        <w:sdtPr>
          <w:id w:val="-1794818537"/>
          <w:tag w:val="goog_rdk_8"/>
        </w:sdtPr>
        <w:sdtContent>
          <w:del w:author="Fermin Azcueta" w:id="3" w:date="2026-03-20T10:35:38Z"/>
          <w:sdt>
            <w:sdtPr>
              <w:id w:val="-1440218694"/>
              <w:tag w:val="goog_rdk_9"/>
            </w:sdtPr>
            <w:sdtContent>
              <w:del w:author="Fermin Azcueta" w:id="3" w:date="2026-03-20T10:35:38Z">
                <w:r w:rsidDel="00000000" w:rsidR="00000000" w:rsidRPr="00000000">
                  <w:rPr>
                    <w:color w:val="52525b"/>
                    <w:rtl w:val="0"/>
                    <w:rPrChange w:author="Fermin Azcueta" w:id="4" w:date="2026-03-20T10:35:38Z">
                      <w:rPr>
                        <w:rFonts w:ascii="Calibri" w:cs="Calibri" w:eastAsia="Calibri" w:hAnsi="Calibri"/>
                        <w:color w:val="52525b"/>
                        <w:sz w:val="22"/>
                        <w:szCs w:val="22"/>
                      </w:rPr>
                    </w:rPrChange>
                  </w:rPr>
                  <w:delText xml:space="preserve">321</w:delText>
                </w:r>
              </w:del>
            </w:sdtContent>
          </w:sdt>
          <w:del w:author="Fermin Azcueta" w:id="3" w:date="2026-03-20T10:35:38Z"/>
        </w:sdtContent>
      </w:sdt>
      <w:r w:rsidDel="00000000" w:rsidR="00000000" w:rsidRPr="00000000">
        <w:rPr>
          <w:rFonts w:ascii="Calibri" w:cs="Calibri" w:eastAsia="Calibri" w:hAnsi="Calibri"/>
          <w:color w:val="52525b"/>
          <w:sz w:val="22"/>
          <w:szCs w:val="22"/>
          <w:rtl w:val="0"/>
        </w:rPr>
        <w:t xml:space="preserve"> </w:t>
      </w:r>
      <w:sdt>
        <w:sdtPr>
          <w:id w:val="-392245455"/>
          <w:tag w:val="goog_rdk_10"/>
        </w:sdtPr>
        <w:sdtContent>
          <w:ins w:author="Fermin Azcueta" w:id="5" w:date="2026-03-20T10:35:42Z"/>
          <w:sdt>
            <w:sdtPr>
              <w:id w:val="-599821964"/>
              <w:tag w:val="goog_rdk_11"/>
            </w:sdtPr>
            <w:sdtContent>
              <w:ins w:author="Fermin Azcueta" w:id="5" w:date="2026-03-20T10:35:42Z">
                <w:r w:rsidDel="00000000" w:rsidR="00000000" w:rsidRPr="00000000">
                  <w:rPr>
                    <w:color w:val="52525b"/>
                    <w:rtl w:val="0"/>
                    <w:rPrChange w:author="Fermin Azcueta" w:id="6" w:date="2026-03-20T10:35:42Z">
                      <w:rPr>
                        <w:rFonts w:ascii="Calibri" w:cs="Calibri" w:eastAsia="Calibri" w:hAnsi="Calibri"/>
                        <w:color w:val="52525b"/>
                        <w:sz w:val="22"/>
                        <w:szCs w:val="22"/>
                      </w:rPr>
                    </w:rPrChange>
                  </w:rPr>
                  <w:t xml:space="preserve">employees</w:t>
                </w:r>
              </w:ins>
            </w:sdtContent>
          </w:sdt>
          <w:ins w:author="Fermin Azcueta" w:id="5" w:date="2026-03-20T10:35:42Z"/>
        </w:sdtContent>
      </w:sdt>
      <w:sdt>
        <w:sdtPr>
          <w:id w:val="-965771780"/>
          <w:tag w:val="goog_rdk_12"/>
        </w:sdtPr>
        <w:sdtContent>
          <w:del w:author="Fermin Azcueta" w:id="5" w:date="2026-03-20T10:35:42Z"/>
          <w:sdt>
            <w:sdtPr>
              <w:id w:val="-190818079"/>
              <w:tag w:val="goog_rdk_13"/>
            </w:sdtPr>
            <w:sdtContent>
              <w:del w:author="Fermin Azcueta" w:id="5" w:date="2026-03-20T10:35:42Z">
                <w:r w:rsidDel="00000000" w:rsidR="00000000" w:rsidRPr="00000000">
                  <w:rPr>
                    <w:color w:val="52525b"/>
                    <w:rtl w:val="0"/>
                    <w:rPrChange w:author="Fermin Azcueta" w:id="6" w:date="2026-03-20T10:35:42Z">
                      <w:rPr>
                        <w:rFonts w:ascii="Calibri" w:cs="Calibri" w:eastAsia="Calibri" w:hAnsi="Calibri"/>
                        <w:color w:val="52525b"/>
                        <w:sz w:val="22"/>
                        <w:szCs w:val="22"/>
                      </w:rPr>
                    </w:rPrChange>
                  </w:rPr>
                  <w:delText xml:space="preserve">people</w:delText>
                </w:r>
              </w:del>
            </w:sdtContent>
          </w:sdt>
          <w:del w:author="Fermin Azcueta" w:id="5" w:date="2026-03-20T10:35:42Z"/>
        </w:sdtContent>
      </w:sdt>
      <w:sdt>
        <w:sdtPr>
          <w:id w:val="76428515"/>
          <w:tag w:val="goog_rdk_14"/>
        </w:sdtPr>
        <w:sdtContent>
          <w:r w:rsidDel="00000000" w:rsidR="00000000" w:rsidRPr="00000000">
            <w:rPr>
              <w:color w:val="52525b"/>
              <w:rtl w:val="0"/>
              <w:rPrChange w:author="Fermin Azcueta" w:id="6" w:date="2026-03-20T10:35:42Z">
                <w:rPr>
                  <w:rFonts w:ascii="Calibri" w:cs="Calibri" w:eastAsia="Calibri" w:hAnsi="Calibri"/>
                  <w:color w:val="52525b"/>
                  <w:sz w:val="22"/>
                  <w:szCs w:val="22"/>
                </w:rPr>
              </w:rPrChange>
            </w:rPr>
            <w:t xml:space="preserve"> </w:t>
          </w:r>
        </w:sdtContent>
      </w:sdt>
      <w:sdt>
        <w:sdtPr>
          <w:id w:val="644599444"/>
          <w:tag w:val="goog_rdk_15"/>
        </w:sdtPr>
        <w:sdtContent>
          <w:ins w:author="Fermin Azcueta" w:id="7" w:date="2026-03-20T10:35:53Z"/>
          <w:sdt>
            <w:sdtPr>
              <w:id w:val="2132701045"/>
              <w:tag w:val="goog_rdk_16"/>
            </w:sdtPr>
            <w:sdtContent>
              <w:ins w:author="Fermin Azcueta" w:id="7" w:date="2026-03-20T10:35:53Z">
                <w:r w:rsidDel="00000000" w:rsidR="00000000" w:rsidRPr="00000000">
                  <w:rPr>
                    <w:color w:val="52525b"/>
                    <w:rtl w:val="0"/>
                    <w:rPrChange w:author="Fermin Azcueta" w:id="8" w:date="2026-03-20T10:35:53Z">
                      <w:rPr>
                        <w:rFonts w:ascii="Calibri" w:cs="Calibri" w:eastAsia="Calibri" w:hAnsi="Calibri"/>
                        <w:color w:val="52525b"/>
                        <w:sz w:val="22"/>
                        <w:szCs w:val="22"/>
                      </w:rPr>
                    </w:rPrChange>
                  </w:rPr>
                  <w:t xml:space="preserve">and a global footprint across 40+ countries.</w:t>
                </w:r>
              </w:ins>
            </w:sdtContent>
          </w:sdt>
          <w:ins w:author="Fermin Azcueta" w:id="7" w:date="2026-03-20T10:35:53Z"/>
        </w:sdtContent>
      </w:sdt>
      <w:sdt>
        <w:sdtPr>
          <w:id w:val="-2061295742"/>
          <w:tag w:val="goog_rdk_17"/>
        </w:sdtPr>
        <w:sdtContent>
          <w:del w:author="Fermin Azcueta" w:id="7" w:date="2026-03-20T10:35:53Z"/>
          <w:sdt>
            <w:sdtPr>
              <w:id w:val="-919685835"/>
              <w:tag w:val="goog_rdk_18"/>
            </w:sdtPr>
            <w:sdtContent>
              <w:del w:author="Fermin Azcueta" w:id="7" w:date="2026-03-20T10:35:53Z">
                <w:r w:rsidDel="00000000" w:rsidR="00000000" w:rsidRPr="00000000">
                  <w:rPr>
                    <w:color w:val="52525b"/>
                    <w:rtl w:val="0"/>
                    <w:rPrChange w:author="Fermin Azcueta" w:id="8" w:date="2026-03-20T10:35:53Z">
                      <w:rPr>
                        <w:rFonts w:ascii="Calibri" w:cs="Calibri" w:eastAsia="Calibri" w:hAnsi="Calibri"/>
                        <w:color w:val="52525b"/>
                        <w:sz w:val="22"/>
                        <w:szCs w:val="22"/>
                      </w:rPr>
                    </w:rPrChange>
                  </w:rPr>
                  <w:delText xml:space="preserve">spanning 40+ countries</w:delText>
                </w:r>
              </w:del>
            </w:sdtContent>
          </w:sdt>
          <w:del w:author="Fermin Azcueta" w:id="7" w:date="2026-03-20T10:35:53Z"/>
        </w:sdtContent>
      </w:sdt>
      <w:r w:rsidDel="00000000" w:rsidR="00000000" w:rsidRPr="00000000">
        <w:rPr>
          <w:rFonts w:ascii="Calibri" w:cs="Calibri" w:eastAsia="Calibri" w:hAnsi="Calibri"/>
          <w:color w:val="52525b"/>
          <w:sz w:val="22"/>
          <w:szCs w:val="22"/>
          <w:rtl w:val="0"/>
        </w:rPr>
        <w:t xml:space="preserve">. This growth has been powered by processes built organically over time</w:t>
      </w:r>
      <w:r w:rsidDel="00000000" w:rsidR="00000000" w:rsidRPr="00000000">
        <w:rPr>
          <w:color w:val="52525b"/>
          <w:rtl w:val="0"/>
        </w:rPr>
        <w:t xml:space="preserve">.</w:t>
      </w:r>
      <w:r w:rsidDel="00000000" w:rsidR="00000000" w:rsidRPr="00000000">
        <w:rPr>
          <w:color w:val="52525b"/>
          <w:rtl w:val="0"/>
        </w:rPr>
        <w:t xml:space="preserve"> N</w:t>
      </w:r>
      <w:sdt>
        <w:sdtPr>
          <w:id w:val="575697369"/>
          <w:tag w:val="goog_rdk_19"/>
        </w:sdtPr>
        <w:sdtContent>
          <w:ins w:author="Fermin Azcueta" w:id="9" w:date="2026-03-20T10:36:26Z"/>
          <w:sdt>
            <w:sdtPr>
              <w:id w:val="1791159831"/>
              <w:tag w:val="goog_rdk_20"/>
            </w:sdtPr>
            <w:sdtContent>
              <w:ins w:author="Fermin Azcueta" w:id="9" w:date="2026-03-20T10:36:26Z">
                <w:r w:rsidDel="00000000" w:rsidR="00000000" w:rsidRPr="00000000">
                  <w:rPr>
                    <w:color w:val="52525b"/>
                    <w:rtl w:val="0"/>
                    <w:rPrChange w:author="Fermin Azcueta" w:id="10" w:date="2026-03-20T10:36:26Z">
                      <w:rPr>
                        <w:color w:val="52525b"/>
                      </w:rPr>
                    </w:rPrChange>
                  </w:rPr>
                  <w:t xml:space="preserve">ot through a unified system, but through the strength, experience, and adaptability of its people.</w:t>
                </w:r>
              </w:ins>
            </w:sdtContent>
          </w:sdt>
          <w:ins w:author="Fermin Azcueta" w:id="9" w:date="2026-03-20T10:36:26Z"/>
        </w:sdtContent>
      </w:sdt>
      <w:sdt>
        <w:sdtPr>
          <w:id w:val="1618212361"/>
          <w:tag w:val="goog_rdk_21"/>
        </w:sdtPr>
        <w:sdtContent>
          <w:del w:author="Fermin Azcueta" w:id="9" w:date="2026-03-20T10:36:26Z"/>
          <w:sdt>
            <w:sdtPr>
              <w:id w:val="-41186542"/>
              <w:tag w:val="goog_rdk_22"/>
            </w:sdtPr>
            <w:sdtContent>
              <w:del w:author="Fermin Azcueta" w:id="9" w:date="2026-03-20T10:36:26Z">
                <w:r w:rsidDel="00000000" w:rsidR="00000000" w:rsidRPr="00000000">
                  <w:rPr>
                    <w:color w:val="52525b"/>
                    <w:rtl w:val="0"/>
                    <w:rPrChange w:author="Fermin Azcueta" w:id="10" w:date="2026-03-20T10:36:26Z">
                      <w:rPr>
                        <w:color w:val="52525b"/>
                      </w:rPr>
                    </w:rPrChange>
                  </w:rPr>
                  <w:delText xml:space="preserve">without a unified system behind</w:delText>
                </w:r>
              </w:del>
            </w:sdtContent>
          </w:sdt>
          <w:del w:author="Fermin Azcueta" w:id="9" w:date="2026-03-20T10:36:26Z">
            <w:sdt>
              <w:sdtPr>
                <w:id w:val="1934117686"/>
                <w:tag w:val="goog_rdk_23"/>
              </w:sdtPr>
              <w:sdtContent>
                <w:r w:rsidDel="00000000" w:rsidR="00000000" w:rsidRPr="00000000">
                  <w:rPr>
                    <w:color w:val="52525b"/>
                    <w:rtl w:val="0"/>
                    <w:rPrChange w:author="Fermin Azcueta" w:id="10" w:date="2026-03-20T10:36:26Z">
                      <w:rPr>
                        <w:rFonts w:ascii="Calibri" w:cs="Calibri" w:eastAsia="Calibri" w:hAnsi="Calibri"/>
                        <w:color w:val="52525b"/>
                        <w:sz w:val="22"/>
                        <w:szCs w:val="22"/>
                      </w:rPr>
                    </w:rPrChange>
                  </w:rPr>
                  <w:delText xml:space="preserve">. </w:delText>
                </w:r>
              </w:sdtContent>
            </w:sdt>
            <w:sdt>
              <w:sdtPr>
                <w:id w:val="576113932"/>
                <w:tag w:val="goog_rdk_24"/>
              </w:sdtPr>
              <w:sdtContent>
                <w:r w:rsidDel="00000000" w:rsidR="00000000" w:rsidRPr="00000000">
                  <w:rPr>
                    <w:color w:val="52525b"/>
                    <w:rtl w:val="0"/>
                    <w:rPrChange w:author="Fermin Azcueta" w:id="10" w:date="2026-03-20T10:36:26Z">
                      <w:rPr>
                        <w:color w:val="52525b"/>
                      </w:rPr>
                    </w:rPrChange>
                  </w:rPr>
                  <w:delText xml:space="preserve">Not as a limitation, but as </w:delText>
                </w:r>
              </w:sdtContent>
            </w:sdt>
            <w:sdt>
              <w:sdtPr>
                <w:id w:val="-1586038704"/>
                <w:tag w:val="goog_rdk_25"/>
              </w:sdtPr>
              <w:sdtContent>
                <w:r w:rsidDel="00000000" w:rsidR="00000000" w:rsidRPr="00000000">
                  <w:rPr>
                    <w:color w:val="52525b"/>
                    <w:rtl w:val="0"/>
                    <w:rPrChange w:author="Fermin Azcueta" w:id="10" w:date="2026-03-20T10:36:26Z">
                      <w:rPr>
                        <w:rFonts w:ascii="Calibri" w:cs="Calibri" w:eastAsia="Calibri" w:hAnsi="Calibri"/>
                        <w:color w:val="52525b"/>
                        <w:sz w:val="22"/>
                        <w:szCs w:val="22"/>
                      </w:rPr>
                    </w:rPrChange>
                  </w:rPr>
                  <w:delText xml:space="preserve">a testament to the </w:delText>
                </w:r>
              </w:sdtContent>
            </w:sdt>
            <w:sdt>
              <w:sdtPr>
                <w:id w:val="-2040943911"/>
                <w:tag w:val="goog_rdk_26"/>
              </w:sdtPr>
              <w:sdtContent>
                <w:r w:rsidDel="00000000" w:rsidR="00000000" w:rsidRPr="00000000">
                  <w:rPr>
                    <w:color w:val="52525b"/>
                    <w:rtl w:val="0"/>
                    <w:rPrChange w:author="Fermin Azcueta" w:id="10" w:date="2026-03-20T10:36:26Z">
                      <w:rPr>
                        <w:color w:val="52525b"/>
                      </w:rPr>
                    </w:rPrChange>
                  </w:rPr>
                  <w:delText xml:space="preserve">strength</w:delText>
                </w:r>
              </w:sdtContent>
            </w:sdt>
            <w:sdt>
              <w:sdtPr>
                <w:id w:val="-1979703094"/>
                <w:tag w:val="goog_rdk_27"/>
              </w:sdtPr>
              <w:sdtContent>
                <w:r w:rsidDel="00000000" w:rsidR="00000000" w:rsidRPr="00000000">
                  <w:rPr>
                    <w:color w:val="52525b"/>
                    <w:rtl w:val="0"/>
                    <w:rPrChange w:author="Fermin Azcueta" w:id="10" w:date="2026-03-20T10:36:26Z">
                      <w:rPr>
                        <w:rFonts w:ascii="Calibri" w:cs="Calibri" w:eastAsia="Calibri" w:hAnsi="Calibri"/>
                        <w:color w:val="52525b"/>
                        <w:sz w:val="22"/>
                        <w:szCs w:val="22"/>
                      </w:rPr>
                    </w:rPrChange>
                  </w:rPr>
                  <w:delText xml:space="preserve"> and caliber of </w:delText>
                </w:r>
              </w:sdtContent>
            </w:sdt>
            <w:sdt>
              <w:sdtPr>
                <w:id w:val="1161960561"/>
                <w:tag w:val="goog_rdk_28"/>
              </w:sdtPr>
              <w:sdtContent>
                <w:r w:rsidDel="00000000" w:rsidR="00000000" w:rsidRPr="00000000">
                  <w:rPr>
                    <w:color w:val="52525b"/>
                    <w:rtl w:val="0"/>
                    <w:rPrChange w:author="Fermin Azcueta" w:id="10" w:date="2026-03-20T10:36:26Z">
                      <w:rPr>
                        <w:color w:val="52525b"/>
                      </w:rPr>
                    </w:rPrChange>
                  </w:rPr>
                  <w:delText xml:space="preserve">its</w:delText>
                </w:r>
              </w:sdtContent>
            </w:sdt>
            <w:sdt>
              <w:sdtPr>
                <w:id w:val="-299444508"/>
                <w:tag w:val="goog_rdk_29"/>
              </w:sdtPr>
              <w:sdtContent>
                <w:r w:rsidDel="00000000" w:rsidR="00000000" w:rsidRPr="00000000">
                  <w:rPr>
                    <w:color w:val="52525b"/>
                    <w:rtl w:val="0"/>
                    <w:rPrChange w:author="Fermin Azcueta" w:id="10" w:date="2026-03-20T10:36:26Z">
                      <w:rPr>
                        <w:rFonts w:ascii="Calibri" w:cs="Calibri" w:eastAsia="Calibri" w:hAnsi="Calibri"/>
                        <w:color w:val="52525b"/>
                        <w:sz w:val="22"/>
                        <w:szCs w:val="22"/>
                      </w:rPr>
                    </w:rPrChange>
                  </w:rPr>
                  <w:delText xml:space="preserve"> people</w:delText>
                </w:r>
              </w:sdtContent>
            </w:sdt>
          </w:del>
        </w:sdtContent>
      </w:sdt>
      <w:r w:rsidDel="00000000" w:rsidR="00000000" w:rsidRPr="00000000">
        <w:rPr>
          <w:rFonts w:ascii="Calibri" w:cs="Calibri" w:eastAsia="Calibri" w:hAnsi="Calibri"/>
          <w:color w:val="52525b"/>
          <w:sz w:val="22"/>
          <w:szCs w:val="22"/>
          <w:rtl w:val="0"/>
        </w:rPr>
        <w:t xml:space="preserve">. </w:t>
      </w:r>
    </w:p>
    <w:p w:rsidR="00000000" w:rsidDel="00000000" w:rsidP="00000000" w:rsidRDefault="00000000" w:rsidRPr="00000000" w14:paraId="00000020">
      <w:pPr>
        <w:spacing w:after="160" w:lineRule="auto"/>
        <w:rPr/>
      </w:pPr>
      <w:r w:rsidDel="00000000" w:rsidR="00000000" w:rsidRPr="00000000">
        <w:rPr>
          <w:rFonts w:ascii="Calibri" w:cs="Calibri" w:eastAsia="Calibri" w:hAnsi="Calibri"/>
          <w:color w:val="52525b"/>
          <w:sz w:val="22"/>
          <w:szCs w:val="22"/>
          <w:rtl w:val="0"/>
        </w:rPr>
        <w:t xml:space="preserve">The question </w:t>
      </w:r>
      <w:r w:rsidDel="00000000" w:rsidR="00000000" w:rsidRPr="00000000">
        <w:rPr>
          <w:color w:val="52525b"/>
          <w:rtl w:val="0"/>
        </w:rPr>
        <w:t xml:space="preserve">is no longer</w:t>
      </w:r>
      <w:r w:rsidDel="00000000" w:rsidR="00000000" w:rsidRPr="00000000">
        <w:rPr>
          <w:rFonts w:ascii="Calibri" w:cs="Calibri" w:eastAsia="Calibri" w:hAnsi="Calibri"/>
          <w:color w:val="52525b"/>
          <w:sz w:val="22"/>
          <w:szCs w:val="22"/>
          <w:rtl w:val="0"/>
        </w:rPr>
        <w:t xml:space="preserve"> whether Taylor has succeeded — it’s what becomes possible when </w:t>
      </w:r>
      <w:r w:rsidDel="00000000" w:rsidR="00000000" w:rsidRPr="00000000">
        <w:rPr>
          <w:color w:val="52525b"/>
          <w:rtl w:val="0"/>
        </w:rPr>
        <w:t xml:space="preserve">that </w:t>
      </w:r>
      <w:sdt>
        <w:sdtPr>
          <w:id w:val="735890866"/>
          <w:tag w:val="goog_rdk_30"/>
        </w:sdtPr>
        <w:sdtContent>
          <w:ins w:author="Fermin Azcueta" w:id="11" w:date="2026-03-20T10:36:37Z">
            <w:r w:rsidDel="00000000" w:rsidR="00000000" w:rsidRPr="00000000">
              <w:rPr>
                <w:color w:val="52525b"/>
                <w:rtl w:val="0"/>
              </w:rPr>
              <w:t xml:space="preserve">capability</w:t>
            </w:r>
          </w:ins>
        </w:sdtContent>
      </w:sdt>
      <w:sdt>
        <w:sdtPr>
          <w:id w:val="1910878111"/>
          <w:tag w:val="goog_rdk_31"/>
        </w:sdtPr>
        <w:sdtContent>
          <w:del w:author="Fermin Azcueta" w:id="11" w:date="2026-03-20T10:36:37Z">
            <w:r w:rsidDel="00000000" w:rsidR="00000000" w:rsidRPr="00000000">
              <w:rPr>
                <w:color w:val="52525b"/>
                <w:rtl w:val="0"/>
              </w:rPr>
              <w:delText xml:space="preserve">talent</w:delText>
            </w:r>
          </w:del>
        </w:sdtContent>
      </w:sdt>
      <w:r w:rsidDel="00000000" w:rsidR="00000000" w:rsidRPr="00000000">
        <w:rPr>
          <w:color w:val="52525b"/>
          <w:rtl w:val="0"/>
        </w:rPr>
        <w:t xml:space="preserve"> is supported by the right digital</w:t>
      </w:r>
      <w:r w:rsidDel="00000000" w:rsidR="00000000" w:rsidRPr="00000000">
        <w:rPr>
          <w:rFonts w:ascii="Calibri" w:cs="Calibri" w:eastAsia="Calibri" w:hAnsi="Calibri"/>
          <w:color w:val="52525b"/>
          <w:sz w:val="22"/>
          <w:szCs w:val="22"/>
          <w:rtl w:val="0"/>
        </w:rPr>
        <w:t xml:space="preserve"> foundation.</w:t>
      </w:r>
      <w:r w:rsidDel="00000000" w:rsidR="00000000" w:rsidRPr="00000000">
        <w:rPr>
          <w:rtl w:val="0"/>
        </w:rPr>
      </w:r>
    </w:p>
    <w:p w:rsidR="00000000" w:rsidDel="00000000" w:rsidP="00000000" w:rsidRDefault="00000000" w:rsidRPr="00000000" w14:paraId="00000021">
      <w:pPr>
        <w:spacing w:after="160" w:lineRule="auto"/>
        <w:rPr>
          <w:color w:val="52525b"/>
        </w:rPr>
      </w:pPr>
      <w:r w:rsidDel="00000000" w:rsidR="00000000" w:rsidRPr="00000000">
        <w:rPr>
          <w:rFonts w:ascii="Calibri" w:cs="Calibri" w:eastAsia="Calibri" w:hAnsi="Calibri"/>
          <w:color w:val="52525b"/>
          <w:sz w:val="22"/>
          <w:szCs w:val="22"/>
          <w:rtl w:val="0"/>
        </w:rPr>
        <w:t xml:space="preserve">The experiential marketing industry is at an inflection point representing a </w:t>
      </w:r>
      <w:r w:rsidDel="00000000" w:rsidR="00000000" w:rsidRPr="00000000">
        <w:rPr>
          <w:rFonts w:ascii="Calibri" w:cs="Calibri" w:eastAsia="Calibri" w:hAnsi="Calibri"/>
          <w:b w:val="1"/>
          <w:bCs w:val="1"/>
          <w:sz w:val="22"/>
          <w:szCs w:val="22"/>
          <w:rtl w:val="0"/>
        </w:rPr>
        <w:t xml:space="preserve">$128B</w:t>
      </w:r>
      <w:r w:rsidDel="00000000" w:rsidR="00000000" w:rsidRPr="00000000">
        <w:rPr>
          <w:sz w:val="22"/>
          <w:szCs w:val="22"/>
          <w:rtl w:val="0"/>
        </w:rPr>
        <w:t xml:space="preserve"> </w:t>
      </w:r>
      <w:r w:rsidDel="00000000" w:rsidR="00000000" w:rsidRPr="00000000">
        <w:rPr>
          <w:rtl w:val="0"/>
        </w:rPr>
        <w:t xml:space="preserve">global market</w:t>
      </w:r>
      <w:r w:rsidDel="00000000" w:rsidR="00000000" w:rsidRPr="00000000">
        <w:rPr>
          <w:color w:val="52525b"/>
          <w:rtl w:val="0"/>
        </w:rPr>
        <w:t xml:space="preserve">.</w:t>
      </w:r>
      <w:r w:rsidDel="00000000" w:rsidR="00000000" w:rsidRPr="00000000">
        <w:rPr>
          <w:rFonts w:ascii="Calibri" w:cs="Calibri" w:eastAsia="Calibri" w:hAnsi="Calibri"/>
          <w:color w:val="52525b"/>
          <w:sz w:val="22"/>
          <w:szCs w:val="22"/>
          <w:rtl w:val="0"/>
        </w:rPr>
        <w:t xml:space="preserve"> </w:t>
      </w:r>
      <w:r w:rsidDel="00000000" w:rsidR="00000000" w:rsidRPr="00000000">
        <w:rPr>
          <w:color w:val="52525b"/>
          <w:rtl w:val="0"/>
        </w:rPr>
        <w:t xml:space="preserve">T</w:t>
      </w:r>
      <w:r w:rsidDel="00000000" w:rsidR="00000000" w:rsidRPr="00000000">
        <w:rPr>
          <w:rFonts w:ascii="Calibri" w:cs="Calibri" w:eastAsia="Calibri" w:hAnsi="Calibri"/>
          <w:color w:val="52525b"/>
          <w:sz w:val="22"/>
          <w:szCs w:val="22"/>
          <w:rtl w:val="0"/>
        </w:rPr>
        <w:t xml:space="preserve">he landscape is shifting: </w:t>
      </w:r>
      <w:r w:rsidDel="00000000" w:rsidR="00000000" w:rsidRPr="00000000">
        <w:rPr>
          <w:color w:val="52525b"/>
          <w:rtl w:val="0"/>
        </w:rPr>
        <w:t xml:space="preserve">faster execution, shorter timelines, higher expectations.</w:t>
      </w:r>
      <w:r w:rsidDel="00000000" w:rsidR="00000000" w:rsidRPr="00000000">
        <w:rPr>
          <w:rFonts w:ascii="Calibri" w:cs="Calibri" w:eastAsia="Calibri" w:hAnsi="Calibri"/>
          <w:color w:val="52525b"/>
          <w:sz w:val="22"/>
          <w:szCs w:val="22"/>
          <w:rtl w:val="0"/>
        </w:rPr>
        <w:t xml:space="preserve">. </w:t>
      </w:r>
      <w:r w:rsidDel="00000000" w:rsidR="00000000" w:rsidRPr="00000000">
        <w:rPr>
          <w:color w:val="52525b"/>
          <w:rtl w:val="0"/>
        </w:rPr>
        <w:t xml:space="preserve">The companies that will thrive are those with smarter, more efficient systems — designed to enable consistent, scalable execution.</w:t>
      </w:r>
    </w:p>
    <w:p w:rsidR="00000000" w:rsidDel="00000000" w:rsidP="00000000" w:rsidRDefault="00000000" w:rsidRPr="00000000" w14:paraId="00000022">
      <w:pPr>
        <w:spacing w:after="160" w:lineRule="auto"/>
        <w:rPr>
          <w:color w:val="52525b"/>
        </w:rPr>
      </w:pPr>
      <w:r w:rsidDel="00000000" w:rsidR="00000000" w:rsidRPr="00000000">
        <w:rPr>
          <w:color w:val="52525b"/>
          <w:rtl w:val="0"/>
        </w:rPr>
        <w:t xml:space="preserve">Taylor stands at the edge of a meaningful opportunity — to design the system that enables its next phase of growth.</w:t>
      </w:r>
    </w:p>
    <w:p w:rsidR="00000000" w:rsidDel="00000000" w:rsidP="00000000" w:rsidRDefault="00000000" w:rsidRPr="00000000" w14:paraId="00000023">
      <w:pPr>
        <w:spacing w:after="160" w:lineRule="auto"/>
        <w:rPr>
          <w:rFonts w:ascii="Calibri" w:cs="Calibri" w:eastAsia="Calibri" w:hAnsi="Calibri"/>
          <w:color w:val="52525b"/>
          <w:sz w:val="22"/>
          <w:szCs w:val="22"/>
        </w:rPr>
      </w:pPr>
      <w:r w:rsidDel="00000000" w:rsidR="00000000" w:rsidRPr="00000000">
        <w:rPr>
          <w:rtl w:val="0"/>
        </w:rPr>
      </w:r>
    </w:p>
    <w:p w:rsidR="00000000" w:rsidDel="00000000" w:rsidP="00000000" w:rsidRDefault="00000000" w:rsidRPr="00000000" w14:paraId="00000024">
      <w:pPr>
        <w:spacing w:before="120" w:lineRule="auto"/>
        <w:rPr/>
      </w:pPr>
      <w:hyperlink w:anchor="_heading=h.eeum3dx2t8h6">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25">
      <w:pPr>
        <w:spacing w:after="60" w:before="400" w:lineRule="auto"/>
        <w:jc w:val="center"/>
        <w:rPr/>
      </w:pPr>
      <w:r w:rsidDel="00000000" w:rsidR="00000000" w:rsidRPr="00000000">
        <w:rPr>
          <w:rFonts w:ascii="Georgia" w:cs="Georgia" w:eastAsia="Georgia" w:hAnsi="Georgia"/>
          <w:i w:val="1"/>
          <w:iCs w:val="1"/>
          <w:color w:val="7a7ae6"/>
          <w:sz w:val="28"/>
          <w:szCs w:val="28"/>
          <w:rtl w:val="0"/>
        </w:rPr>
        <w:t xml:space="preserve">“</w:t>
      </w:r>
      <w:r w:rsidDel="00000000" w:rsidR="00000000" w:rsidRPr="00000000">
        <w:rPr>
          <w:rFonts w:ascii="Georgia" w:cs="Georgia" w:eastAsia="Georgia" w:hAnsi="Georgia"/>
          <w:i w:val="1"/>
          <w:iCs w:val="1"/>
          <w:color w:val="7a7ae6"/>
          <w:sz w:val="28"/>
          <w:szCs w:val="28"/>
          <w:rtl w:val="0"/>
        </w:rPr>
        <w:t xml:space="preserve">“It’s a pretty unique business. It’s fun, it has a lot of breadth and depth, and it’s constantly evolving. But we’re all very busy servicing clients and staying on the business.”</w:t>
      </w:r>
      <w:r w:rsidDel="00000000" w:rsidR="00000000" w:rsidRPr="00000000">
        <w:rPr>
          <w:rtl w:val="0"/>
        </w:rPr>
      </w:r>
    </w:p>
    <w:p w:rsidR="00000000" w:rsidDel="00000000" w:rsidP="00000000" w:rsidRDefault="00000000" w:rsidRPr="00000000" w14:paraId="00000026">
      <w:pPr>
        <w:spacing w:after="400" w:lineRule="auto"/>
        <w:jc w:val="center"/>
        <w:rPr>
          <w:rFonts w:ascii="Consolas" w:cs="Consolas" w:eastAsia="Consolas" w:hAnsi="Consolas"/>
          <w:color w:val="52525b"/>
          <w:sz w:val="16"/>
          <w:szCs w:val="16"/>
        </w:rPr>
      </w:pPr>
      <w:r w:rsidDel="00000000" w:rsidR="00000000" w:rsidRPr="00000000">
        <w:rPr>
          <w:rFonts w:ascii="Consolas" w:cs="Consolas" w:eastAsia="Consolas" w:hAnsi="Consolas"/>
          <w:color w:val="52525b"/>
          <w:sz w:val="16"/>
          <w:szCs w:val="16"/>
          <w:rtl w:val="0"/>
        </w:rPr>
        <w:t xml:space="preserve">— </w:t>
      </w:r>
      <w:r w:rsidDel="00000000" w:rsidR="00000000" w:rsidRPr="00000000">
        <w:rPr>
          <w:rFonts w:ascii="Consolas" w:cs="Consolas" w:eastAsia="Consolas" w:hAnsi="Consolas"/>
          <w:color w:val="52525b"/>
          <w:sz w:val="16"/>
          <w:szCs w:val="16"/>
          <w:rtl w:val="0"/>
        </w:rPr>
        <w:t xml:space="preserve">Taylor Group Leadership</w:t>
      </w:r>
      <w:r w:rsidDel="00000000" w:rsidR="00000000" w:rsidRPr="00000000">
        <w:rPr>
          <w:rtl w:val="0"/>
        </w:rPr>
      </w:r>
    </w:p>
    <w:sdt>
      <w:sdtPr>
        <w:id w:val="-2077598758"/>
        <w:tag w:val="goog_rdk_34"/>
      </w:sdtPr>
      <w:sdtContent>
        <w:p w:rsidR="00000000" w:rsidDel="00000000" w:rsidP="00000000" w:rsidRDefault="00000000" w:rsidRPr="00000000" w14:paraId="00000027">
          <w:pPr>
            <w:spacing w:after="160" w:lineRule="auto"/>
            <w:rPr>
              <w:del w:author="Fermin Azcueta" w:id="12" w:date="2026-03-20T11:33:26Z"/>
              <w:color w:val="52525b"/>
            </w:rPr>
          </w:pPr>
          <w:sdt>
            <w:sdtPr>
              <w:id w:val="1862631189"/>
              <w:tag w:val="goog_rdk_33"/>
            </w:sdtPr>
            <w:sdtContent>
              <w:del w:author="Fermin Azcueta" w:id="12" w:date="2026-03-20T11:33:26Z">
                <w:r w:rsidDel="00000000" w:rsidR="00000000" w:rsidRPr="00000000">
                  <w:rPr>
                    <w:rtl w:val="0"/>
                  </w:rPr>
                </w:r>
              </w:del>
            </w:sdtContent>
          </w:sdt>
        </w:p>
      </w:sdtContent>
    </w:sdt>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sdt>
        <w:sdtPr>
          <w:id w:val="1272050524"/>
          <w:tag w:val="goog_rdk_35"/>
        </w:sdtPr>
        <w:sdtContent>
          <w:tr>
            <w:trPr>
              <w:cantSplit w:val="0"/>
              <w:tblHeader w:val="0"/>
              <w:del w:author="Fermin Azcueta" w:id="12" w:date="2026-03-20T11:33:26Z"/>
            </w:trPr>
            <w:tc>
              <w:tcPr>
                <w:tcBorders>
                  <w:top w:color="cccccc" w:space="0" w:sz="4" w:val="single"/>
                  <w:left w:color="b45309" w:space="0" w:sz="6" w:val="single"/>
                  <w:bottom w:color="cccccc" w:space="0" w:sz="4" w:val="single"/>
                  <w:right w:color="cccccc" w:space="0" w:sz="4" w:val="single"/>
                </w:tcBorders>
                <w:shd w:fill="fffbeb" w:val="clear"/>
                <w:tcMar>
                  <w:top w:w="120.0" w:type="dxa"/>
                  <w:left w:w="200.0" w:type="dxa"/>
                  <w:bottom w:w="120.0" w:type="dxa"/>
                  <w:right w:w="200.0" w:type="dxa"/>
                </w:tcMar>
              </w:tcPr>
              <w:sdt>
                <w:sdtPr>
                  <w:id w:val="691761432"/>
                  <w:tag w:val="goog_rdk_37"/>
                </w:sdtPr>
                <w:sdtContent>
                  <w:p w:rsidR="00000000" w:rsidDel="00000000" w:rsidP="00000000" w:rsidRDefault="00000000" w:rsidRPr="00000000" w14:paraId="00000028">
                    <w:pPr>
                      <w:spacing w:after="40" w:lineRule="auto"/>
                      <w:rPr>
                        <w:del w:author="Fermin Azcueta" w:id="12" w:date="2026-03-20T11:33:26Z"/>
                      </w:rPr>
                    </w:pPr>
                    <w:sdt>
                      <w:sdtPr>
                        <w:id w:val="-2016848950"/>
                        <w:tag w:val="goog_rdk_36"/>
                      </w:sdtPr>
                      <w:sdtContent>
                        <w:del w:author="Fermin Azcueta" w:id="12" w:date="2026-03-20T11:33:26Z">
                          <w:r w:rsidDel="00000000" w:rsidR="00000000" w:rsidRPr="00000000">
                            <w:rPr>
                              <w:rFonts w:ascii="Consolas" w:cs="Consolas" w:eastAsia="Consolas" w:hAnsi="Consolas"/>
                              <w:b w:val="1"/>
                              <w:bCs w:val="1"/>
                              <w:color w:val="7a7ae6"/>
                              <w:sz w:val="16"/>
                              <w:szCs w:val="16"/>
                              <w:rtl w:val="0"/>
                            </w:rPr>
                            <w:delText xml:space="preserve">THE COST OF WAITING</w:delText>
                          </w:r>
                          <w:r w:rsidDel="00000000" w:rsidR="00000000" w:rsidRPr="00000000">
                            <w:rPr>
                              <w:rtl w:val="0"/>
                            </w:rPr>
                          </w:r>
                        </w:del>
                      </w:sdtContent>
                    </w:sdt>
                  </w:p>
                </w:sdtContent>
              </w:sdt>
              <w:sdt>
                <w:sdtPr>
                  <w:id w:val="508482540"/>
                  <w:tag w:val="goog_rdk_39"/>
                </w:sdtPr>
                <w:sdtContent>
                  <w:p w:rsidR="00000000" w:rsidDel="00000000" w:rsidP="00000000" w:rsidRDefault="00000000" w:rsidRPr="00000000" w14:paraId="00000029">
                    <w:pPr>
                      <w:spacing w:after="160" w:lineRule="auto"/>
                      <w:rPr>
                        <w:del w:author="Fermin Azcueta" w:id="12" w:date="2026-03-20T11:33:26Z"/>
                      </w:rPr>
                    </w:pPr>
                    <w:sdt>
                      <w:sdtPr>
                        <w:id w:val="1881619116"/>
                        <w:tag w:val="goog_rdk_38"/>
                      </w:sdtPr>
                      <w:sdtContent>
                        <w:del w:author="Fermin Azcueta" w:id="12" w:date="2026-03-20T11:33:26Z">
                          <w:r w:rsidDel="00000000" w:rsidR="00000000" w:rsidRPr="00000000">
                            <w:rPr>
                              <w:color w:val="52525b"/>
                              <w:rtl w:val="0"/>
                            </w:rPr>
                            <w:delText xml:space="preserve">Every quarter without a unified digital strategy compounds inefficiencies, increases cost, and widens the competitive gap.</w:delText>
                          </w:r>
                          <w:r w:rsidDel="00000000" w:rsidR="00000000" w:rsidRPr="00000000">
                            <w:rPr>
                              <w:rtl w:val="0"/>
                            </w:rPr>
                          </w:r>
                        </w:del>
                      </w:sdtContent>
                    </w:sdt>
                  </w:p>
                </w:sdtContent>
              </w:sdt>
            </w:tc>
          </w:tr>
        </w:sdtContent>
      </w:sdt>
    </w:tbl>
    <w:sdt>
      <w:sdtPr>
        <w:id w:val="-1630087458"/>
        <w:tag w:val="goog_rdk_41"/>
      </w:sdtPr>
      <w:sdtContent>
        <w:p w:rsidR="00000000" w:rsidDel="00000000" w:rsidP="00000000" w:rsidRDefault="00000000" w:rsidRPr="00000000" w14:paraId="0000002A">
          <w:pPr>
            <w:rPr>
              <w:del w:author="Fermin Azcueta" w:id="12" w:date="2026-03-20T11:33:26Z"/>
            </w:rPr>
          </w:pPr>
          <w:sdt>
            <w:sdtPr>
              <w:id w:val="-653162426"/>
              <w:tag w:val="goog_rdk_40"/>
            </w:sdtPr>
            <w:sdtContent>
              <w:del w:author="Fermin Azcueta" w:id="12" w:date="2026-03-20T11:33:26Z">
                <w:r w:rsidDel="00000000" w:rsidR="00000000" w:rsidRPr="00000000">
                  <w:rPr>
                    <w:rtl w:val="0"/>
                  </w:rPr>
                </w:r>
              </w:del>
            </w:sdtContent>
          </w:sdt>
        </w:p>
      </w:sdtContent>
    </w:sdt>
    <w:sdt>
      <w:sdtPr>
        <w:id w:val="1409547596"/>
        <w:tag w:val="goog_rdk_43"/>
      </w:sdtPr>
      <w:sdtContent>
        <w:p w:rsidR="00000000" w:rsidDel="00000000" w:rsidP="00000000" w:rsidRDefault="00000000" w:rsidRPr="00000000" w14:paraId="0000002B">
          <w:pPr>
            <w:pStyle w:val="Heading1"/>
            <w:spacing w:after="150" w:before="300" w:lineRule="auto"/>
            <w:jc w:val="left"/>
            <w:rPr>
              <w:del w:author="Fermin Azcueta" w:id="12" w:date="2026-03-20T11:33:26Z"/>
            </w:rPr>
          </w:pPr>
          <w:sdt>
            <w:sdtPr>
              <w:id w:val="-1560543550"/>
              <w:tag w:val="goog_rdk_42"/>
            </w:sdtPr>
            <w:sdtContent>
              <w:del w:author="Fermin Azcueta" w:id="12" w:date="2026-03-20T11:33:26Z">
                <w:bookmarkStart w:colFirst="0" w:colLast="0" w:name="_heading=h.jpf2cdhmftrx" w:id="1"/>
                <w:bookmarkEnd w:id="1"/>
                <w:r w:rsidDel="00000000" w:rsidR="00000000" w:rsidRPr="00000000">
                  <w:rPr>
                    <w:rtl w:val="0"/>
                  </w:rPr>
                </w:r>
              </w:del>
            </w:sdtContent>
          </w:sdt>
        </w:p>
      </w:sdtContent>
    </w:sdt>
    <w:sdt>
      <w:sdtPr>
        <w:lock w:val="contentLocked"/>
        <w:id w:val="1247467541"/>
        <w:tag w:val="goog_rdk_67"/>
      </w:sdtPr>
      <w:sdtContent>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sdt>
            <w:sdtPr>
              <w:id w:val="-763242380"/>
              <w:tag w:val="goog_rdk_44"/>
            </w:sdtPr>
            <w:sdtContent>
              <w:tr>
                <w:trPr>
                  <w:cantSplit w:val="0"/>
                  <w:tblHeader w:val="0"/>
                  <w:del w:author="Fermin Azcueta" w:id="12" w:date="2026-03-20T11:33:26Z"/>
                </w:trPr>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sdt>
                    <w:sdtPr>
                      <w:id w:val="-1003764254"/>
                      <w:tag w:val="goog_rdk_46"/>
                    </w:sdtPr>
                    <w:sdtContent>
                      <w:p w:rsidR="00000000" w:rsidDel="00000000" w:rsidP="00000000" w:rsidRDefault="00000000" w:rsidRPr="00000000" w14:paraId="0000002C">
                        <w:pPr>
                          <w:spacing w:after="20" w:lineRule="auto"/>
                          <w:jc w:val="center"/>
                          <w:rPr>
                            <w:del w:author="Fermin Azcueta" w:id="12" w:date="2026-03-20T11:33:26Z"/>
                          </w:rPr>
                        </w:pPr>
                        <w:sdt>
                          <w:sdtPr>
                            <w:id w:val="-2101233368"/>
                            <w:tag w:val="goog_rdk_45"/>
                          </w:sdtPr>
                          <w:sdtContent>
                            <w:del w:author="Fermin Azcueta" w:id="12" w:date="2026-03-20T11:33:26Z">
                              <w:r w:rsidDel="00000000" w:rsidR="00000000" w:rsidRPr="00000000">
                                <w:rPr>
                                  <w:rFonts w:ascii="Consolas" w:cs="Consolas" w:eastAsia="Consolas" w:hAnsi="Consolas"/>
                                  <w:b w:val="1"/>
                                  <w:bCs w:val="1"/>
                                  <w:color w:val="7a7ae6"/>
                                  <w:sz w:val="32"/>
                                  <w:szCs w:val="32"/>
                                  <w:rtl w:val="0"/>
                                </w:rPr>
                                <w:delText xml:space="preserve">20–30%</w:delText>
                              </w:r>
                              <w:r w:rsidDel="00000000" w:rsidR="00000000" w:rsidRPr="00000000">
                                <w:rPr>
                                  <w:rtl w:val="0"/>
                                </w:rPr>
                              </w:r>
                            </w:del>
                          </w:sdtContent>
                        </w:sdt>
                      </w:p>
                    </w:sdtContent>
                  </w:sdt>
                  <w:sdt>
                    <w:sdtPr>
                      <w:id w:val="-143652224"/>
                      <w:tag w:val="goog_rdk_48"/>
                    </w:sdtPr>
                    <w:sdtContent>
                      <w:p w:rsidR="00000000" w:rsidDel="00000000" w:rsidP="00000000" w:rsidRDefault="00000000" w:rsidRPr="00000000" w14:paraId="0000002D">
                        <w:pPr>
                          <w:jc w:val="center"/>
                          <w:rPr>
                            <w:del w:author="Fermin Azcueta" w:id="12" w:date="2026-03-20T11:33:26Z"/>
                            <w:rFonts w:ascii="Consolas" w:cs="Consolas" w:eastAsia="Consolas" w:hAnsi="Consolas"/>
                            <w:color w:val="52525b"/>
                            <w:sz w:val="14"/>
                            <w:szCs w:val="14"/>
                          </w:rPr>
                        </w:pPr>
                        <w:sdt>
                          <w:sdtPr>
                            <w:id w:val="1059945912"/>
                            <w:tag w:val="goog_rdk_47"/>
                          </w:sdtPr>
                          <w:sdtContent>
                            <w:del w:author="Fermin Azcueta" w:id="12" w:date="2026-03-20T11:33:26Z">
                              <w:r w:rsidDel="00000000" w:rsidR="00000000" w:rsidRPr="00000000">
                                <w:rPr>
                                  <w:rFonts w:ascii="Consolas" w:cs="Consolas" w:eastAsia="Consolas" w:hAnsi="Consolas"/>
                                  <w:color w:val="52525b"/>
                                  <w:sz w:val="14"/>
                                  <w:szCs w:val="14"/>
                                  <w:rtl w:val="0"/>
                                </w:rPr>
                                <w:delText xml:space="preserve">Lower operational efficiency</w:delText>
                              </w:r>
                            </w:del>
                          </w:sdtContent>
                        </w:sdt>
                      </w:p>
                    </w:sdtContent>
                  </w:sdt>
                  <w:sdt>
                    <w:sdtPr>
                      <w:id w:val="2022805999"/>
                      <w:tag w:val="goog_rdk_50"/>
                    </w:sdtPr>
                    <w:sdtContent>
                      <w:p w:rsidR="00000000" w:rsidDel="00000000" w:rsidP="00000000" w:rsidRDefault="00000000" w:rsidRPr="00000000" w14:paraId="0000002E">
                        <w:pPr>
                          <w:jc w:val="center"/>
                          <w:rPr>
                            <w:del w:author="Fermin Azcueta" w:id="12" w:date="2026-03-20T11:33:26Z"/>
                            <w:rFonts w:ascii="Consolas" w:cs="Consolas" w:eastAsia="Consolas" w:hAnsi="Consolas"/>
                            <w:color w:val="52525b"/>
                            <w:sz w:val="14"/>
                            <w:szCs w:val="14"/>
                          </w:rPr>
                        </w:pPr>
                        <w:sdt>
                          <w:sdtPr>
                            <w:id w:val="-1323981994"/>
                            <w:tag w:val="goog_rdk_49"/>
                          </w:sdtPr>
                          <w:sdtContent>
                            <w:del w:author="Fermin Azcueta" w:id="12" w:date="2026-03-20T11:33:26Z">
                              <w:r w:rsidDel="00000000" w:rsidR="00000000" w:rsidRPr="00000000">
                                <w:rPr>
                                  <w:rFonts w:ascii="Consolas" w:cs="Consolas" w:eastAsia="Consolas" w:hAnsi="Consolas"/>
                                  <w:color w:val="52525b"/>
                                  <w:sz w:val="14"/>
                                  <w:szCs w:val="14"/>
                                  <w:rtl w:val="0"/>
                                </w:rPr>
                                <w:delText xml:space="preserve">→ Due to fragmented systems</w:delText>
                              </w:r>
                            </w:del>
                          </w:sdtContent>
                        </w:sdt>
                      </w:p>
                    </w:sdtContent>
                  </w:sdt>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sdt>
                    <w:sdtPr>
                      <w:id w:val="-1213664916"/>
                      <w:tag w:val="goog_rdk_52"/>
                    </w:sdtPr>
                    <w:sdtContent>
                      <w:p w:rsidR="00000000" w:rsidDel="00000000" w:rsidP="00000000" w:rsidRDefault="00000000" w:rsidRPr="00000000" w14:paraId="0000002F">
                        <w:pPr>
                          <w:spacing w:after="20" w:lineRule="auto"/>
                          <w:jc w:val="center"/>
                          <w:rPr>
                            <w:del w:author="Fermin Azcueta" w:id="12" w:date="2026-03-20T11:33:26Z"/>
                          </w:rPr>
                        </w:pPr>
                        <w:sdt>
                          <w:sdtPr>
                            <w:id w:val="-1007065620"/>
                            <w:tag w:val="goog_rdk_51"/>
                          </w:sdtPr>
                          <w:sdtContent>
                            <w:del w:author="Fermin Azcueta" w:id="12" w:date="2026-03-20T11:33:26Z">
                              <w:r w:rsidDel="00000000" w:rsidR="00000000" w:rsidRPr="00000000">
                                <w:rPr>
                                  <w:rFonts w:ascii="Consolas" w:cs="Consolas" w:eastAsia="Consolas" w:hAnsi="Consolas"/>
                                  <w:b w:val="1"/>
                                  <w:bCs w:val="1"/>
                                  <w:color w:val="7a7ae6"/>
                                  <w:sz w:val="32"/>
                                  <w:szCs w:val="32"/>
                                  <w:rtl w:val="0"/>
                                </w:rPr>
                                <w:delText xml:space="preserve">40%</w:delText>
                              </w:r>
                              <w:r w:rsidDel="00000000" w:rsidR="00000000" w:rsidRPr="00000000">
                                <w:rPr>
                                  <w:rtl w:val="0"/>
                                </w:rPr>
                              </w:r>
                            </w:del>
                          </w:sdtContent>
                        </w:sdt>
                      </w:p>
                    </w:sdtContent>
                  </w:sdt>
                  <w:sdt>
                    <w:sdtPr>
                      <w:id w:val="-680430338"/>
                      <w:tag w:val="goog_rdk_54"/>
                    </w:sdtPr>
                    <w:sdtContent>
                      <w:p w:rsidR="00000000" w:rsidDel="00000000" w:rsidP="00000000" w:rsidRDefault="00000000" w:rsidRPr="00000000" w14:paraId="00000030">
                        <w:pPr>
                          <w:jc w:val="center"/>
                          <w:rPr>
                            <w:del w:author="Fermin Azcueta" w:id="12" w:date="2026-03-20T11:33:26Z"/>
                            <w:rFonts w:ascii="Consolas" w:cs="Consolas" w:eastAsia="Consolas" w:hAnsi="Consolas"/>
                            <w:color w:val="52525b"/>
                            <w:sz w:val="14"/>
                            <w:szCs w:val="14"/>
                          </w:rPr>
                        </w:pPr>
                        <w:sdt>
                          <w:sdtPr>
                            <w:id w:val="1598324210"/>
                            <w:tag w:val="goog_rdk_53"/>
                          </w:sdtPr>
                          <w:sdtContent>
                            <w:del w:author="Fermin Azcueta" w:id="12" w:date="2026-03-20T11:33:26Z">
                              <w:r w:rsidDel="00000000" w:rsidR="00000000" w:rsidRPr="00000000">
                                <w:rPr>
                                  <w:rFonts w:ascii="Consolas" w:cs="Consolas" w:eastAsia="Consolas" w:hAnsi="Consolas"/>
                                  <w:color w:val="52525b"/>
                                  <w:sz w:val="14"/>
                                  <w:szCs w:val="14"/>
                                  <w:rtl w:val="0"/>
                                </w:rPr>
                                <w:delText xml:space="preserve">Slower execution cycles</w:delText>
                              </w:r>
                            </w:del>
                          </w:sdtContent>
                        </w:sdt>
                      </w:p>
                    </w:sdtContent>
                  </w:sdt>
                  <w:sdt>
                    <w:sdtPr>
                      <w:id w:val="-441297901"/>
                      <w:tag w:val="goog_rdk_56"/>
                    </w:sdtPr>
                    <w:sdtContent>
                      <w:p w:rsidR="00000000" w:rsidDel="00000000" w:rsidP="00000000" w:rsidRDefault="00000000" w:rsidRPr="00000000" w14:paraId="00000031">
                        <w:pPr>
                          <w:jc w:val="center"/>
                          <w:rPr>
                            <w:del w:author="Fermin Azcueta" w:id="12" w:date="2026-03-20T11:33:26Z"/>
                            <w:rFonts w:ascii="Consolas" w:cs="Consolas" w:eastAsia="Consolas" w:hAnsi="Consolas"/>
                            <w:color w:val="52525b"/>
                            <w:sz w:val="14"/>
                            <w:szCs w:val="14"/>
                          </w:rPr>
                        </w:pPr>
                        <w:sdt>
                          <w:sdtPr>
                            <w:id w:val="-359379501"/>
                            <w:tag w:val="goog_rdk_55"/>
                          </w:sdtPr>
                          <w:sdtContent>
                            <w:del w:author="Fermin Azcueta" w:id="12" w:date="2026-03-20T11:33:26Z">
                              <w:r w:rsidDel="00000000" w:rsidR="00000000" w:rsidRPr="00000000">
                                <w:rPr>
                                  <w:rFonts w:ascii="Consolas" w:cs="Consolas" w:eastAsia="Consolas" w:hAnsi="Consolas"/>
                                  <w:color w:val="52525b"/>
                                  <w:sz w:val="14"/>
                                  <w:szCs w:val="14"/>
                                  <w:rtl w:val="0"/>
                                </w:rPr>
                                <w:delText xml:space="preserve">→ Compared to digitally enabled peers</w:delText>
                              </w:r>
                            </w:del>
                          </w:sdtContent>
                        </w:sdt>
                      </w:p>
                    </w:sdtContent>
                  </w:sdt>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sdt>
                    <w:sdtPr>
                      <w:id w:val="2039988436"/>
                      <w:tag w:val="goog_rdk_58"/>
                    </w:sdtPr>
                    <w:sdtContent>
                      <w:p w:rsidR="00000000" w:rsidDel="00000000" w:rsidP="00000000" w:rsidRDefault="00000000" w:rsidRPr="00000000" w14:paraId="00000032">
                        <w:pPr>
                          <w:spacing w:after="20" w:lineRule="auto"/>
                          <w:jc w:val="center"/>
                          <w:rPr>
                            <w:del w:author="Fermin Azcueta" w:id="12" w:date="2026-03-20T11:33:26Z"/>
                          </w:rPr>
                        </w:pPr>
                        <w:sdt>
                          <w:sdtPr>
                            <w:id w:val="-1498681492"/>
                            <w:tag w:val="goog_rdk_57"/>
                          </w:sdtPr>
                          <w:sdtContent>
                            <w:del w:author="Fermin Azcueta" w:id="12" w:date="2026-03-20T11:33:26Z">
                              <w:r w:rsidDel="00000000" w:rsidR="00000000" w:rsidRPr="00000000">
                                <w:rPr>
                                  <w:rFonts w:ascii="Consolas" w:cs="Consolas" w:eastAsia="Consolas" w:hAnsi="Consolas"/>
                                  <w:b w:val="1"/>
                                  <w:bCs w:val="1"/>
                                  <w:color w:val="7a7ae6"/>
                                  <w:sz w:val="32"/>
                                  <w:szCs w:val="32"/>
                                  <w:rtl w:val="0"/>
                                </w:rPr>
                                <w:delText xml:space="preserve">15–25%</w:delText>
                              </w:r>
                              <w:r w:rsidDel="00000000" w:rsidR="00000000" w:rsidRPr="00000000">
                                <w:rPr>
                                  <w:rtl w:val="0"/>
                                </w:rPr>
                              </w:r>
                            </w:del>
                          </w:sdtContent>
                        </w:sdt>
                      </w:p>
                    </w:sdtContent>
                  </w:sdt>
                  <w:sdt>
                    <w:sdtPr>
                      <w:id w:val="-1121366125"/>
                      <w:tag w:val="goog_rdk_60"/>
                    </w:sdtPr>
                    <w:sdtContent>
                      <w:p w:rsidR="00000000" w:rsidDel="00000000" w:rsidP="00000000" w:rsidRDefault="00000000" w:rsidRPr="00000000" w14:paraId="00000033">
                        <w:pPr>
                          <w:jc w:val="center"/>
                          <w:rPr>
                            <w:del w:author="Fermin Azcueta" w:id="12" w:date="2026-03-20T11:33:26Z"/>
                          </w:rPr>
                        </w:pPr>
                        <w:sdt>
                          <w:sdtPr>
                            <w:id w:val="-2049571979"/>
                            <w:tag w:val="goog_rdk_59"/>
                          </w:sdtPr>
                          <w:sdtContent>
                            <w:del w:author="Fermin Azcueta" w:id="12" w:date="2026-03-20T11:33:26Z">
                              <w:r w:rsidDel="00000000" w:rsidR="00000000" w:rsidRPr="00000000">
                                <w:rPr>
                                  <w:rFonts w:ascii="Consolas" w:cs="Consolas" w:eastAsia="Consolas" w:hAnsi="Consolas"/>
                                  <w:color w:val="52525b"/>
                                  <w:sz w:val="14"/>
                                  <w:szCs w:val="14"/>
                                  <w:rtl w:val="0"/>
                                </w:rPr>
                                <w:delText xml:space="preserve">Higher Oeprational Cost</w:delText>
                              </w:r>
                              <w:r w:rsidDel="00000000" w:rsidR="00000000" w:rsidRPr="00000000">
                                <w:rPr>
                                  <w:rtl w:val="0"/>
                                </w:rPr>
                              </w:r>
                            </w:del>
                          </w:sdtContent>
                        </w:sdt>
                      </w:p>
                    </w:sdtContent>
                  </w:sdt>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sdt>
                    <w:sdtPr>
                      <w:id w:val="-461624962"/>
                      <w:tag w:val="goog_rdk_62"/>
                    </w:sdtPr>
                    <w:sdtContent>
                      <w:p w:rsidR="00000000" w:rsidDel="00000000" w:rsidP="00000000" w:rsidRDefault="00000000" w:rsidRPr="00000000" w14:paraId="00000034">
                        <w:pPr>
                          <w:spacing w:after="20" w:lineRule="auto"/>
                          <w:jc w:val="center"/>
                          <w:rPr>
                            <w:del w:author="Fermin Azcueta" w:id="12" w:date="2026-03-20T11:33:26Z"/>
                            <w:rFonts w:ascii="Consolas" w:cs="Consolas" w:eastAsia="Consolas" w:hAnsi="Consolas"/>
                            <w:b w:val="1"/>
                            <w:bCs w:val="1"/>
                            <w:color w:val="7a7ae6"/>
                            <w:sz w:val="32"/>
                            <w:szCs w:val="32"/>
                          </w:rPr>
                        </w:pPr>
                        <w:sdt>
                          <w:sdtPr>
                            <w:id w:val="-552809987"/>
                            <w:tag w:val="goog_rdk_61"/>
                          </w:sdtPr>
                          <w:sdtContent>
                            <w:del w:author="Fermin Azcueta" w:id="12" w:date="2026-03-20T11:33:26Z">
                              <w:r w:rsidDel="00000000" w:rsidR="00000000" w:rsidRPr="00000000">
                                <w:rPr>
                                  <w:rFonts w:ascii="Consolas" w:cs="Consolas" w:eastAsia="Consolas" w:hAnsi="Consolas"/>
                                  <w:b w:val="1"/>
                                  <w:bCs w:val="1"/>
                                  <w:color w:val="7a7ae6"/>
                                  <w:sz w:val="32"/>
                                  <w:szCs w:val="32"/>
                                  <w:rtl w:val="0"/>
                                </w:rPr>
                                <w:delText xml:space="preserve">2–3x</w:delText>
                              </w:r>
                            </w:del>
                          </w:sdtContent>
                        </w:sdt>
                      </w:p>
                    </w:sdtContent>
                  </w:sdt>
                  <w:sdt>
                    <w:sdtPr>
                      <w:id w:val="-1908240290"/>
                      <w:tag w:val="goog_rdk_64"/>
                    </w:sdtPr>
                    <w:sdtContent>
                      <w:p w:rsidR="00000000" w:rsidDel="00000000" w:rsidP="00000000" w:rsidRDefault="00000000" w:rsidRPr="00000000" w14:paraId="00000035">
                        <w:pPr>
                          <w:jc w:val="center"/>
                          <w:rPr>
                            <w:del w:author="Fermin Azcueta" w:id="12" w:date="2026-03-20T11:33:26Z"/>
                            <w:rFonts w:ascii="Consolas" w:cs="Consolas" w:eastAsia="Consolas" w:hAnsi="Consolas"/>
                            <w:color w:val="52525b"/>
                            <w:sz w:val="14"/>
                            <w:szCs w:val="14"/>
                          </w:rPr>
                        </w:pPr>
                        <w:sdt>
                          <w:sdtPr>
                            <w:id w:val="210223556"/>
                            <w:tag w:val="goog_rdk_63"/>
                          </w:sdtPr>
                          <w:sdtContent>
                            <w:del w:author="Fermin Azcueta" w:id="12" w:date="2026-03-20T11:33:26Z">
                              <w:r w:rsidDel="00000000" w:rsidR="00000000" w:rsidRPr="00000000">
                                <w:rPr>
                                  <w:rFonts w:ascii="Consolas" w:cs="Consolas" w:eastAsia="Consolas" w:hAnsi="Consolas"/>
                                  <w:color w:val="52525b"/>
                                  <w:sz w:val="14"/>
                                  <w:szCs w:val="14"/>
                                  <w:rtl w:val="0"/>
                                </w:rPr>
                                <w:delText xml:space="preserve">Growth rate for digitally mature competitor</w:delText>
                              </w:r>
                            </w:del>
                          </w:sdtContent>
                        </w:sdt>
                      </w:p>
                    </w:sdtContent>
                  </w:sdt>
                  <w:sdt>
                    <w:sdtPr>
                      <w:id w:val="2022628651"/>
                      <w:tag w:val="goog_rdk_66"/>
                    </w:sdtPr>
                    <w:sdtContent>
                      <w:p w:rsidR="00000000" w:rsidDel="00000000" w:rsidP="00000000" w:rsidRDefault="00000000" w:rsidRPr="00000000" w14:paraId="00000036">
                        <w:pPr>
                          <w:jc w:val="center"/>
                          <w:rPr>
                            <w:del w:author="Fermin Azcueta" w:id="12" w:date="2026-03-20T11:33:26Z"/>
                            <w:rFonts w:ascii="Consolas" w:cs="Consolas" w:eastAsia="Consolas" w:hAnsi="Consolas"/>
                            <w:color w:val="52525b"/>
                            <w:sz w:val="14"/>
                            <w:szCs w:val="14"/>
                          </w:rPr>
                        </w:pPr>
                        <w:sdt>
                          <w:sdtPr>
                            <w:id w:val="1594401874"/>
                            <w:tag w:val="goog_rdk_65"/>
                          </w:sdtPr>
                          <w:sdtContent>
                            <w:del w:author="Fermin Azcueta" w:id="12" w:date="2026-03-20T11:33:26Z">
                              <w:r w:rsidDel="00000000" w:rsidR="00000000" w:rsidRPr="00000000">
                                <w:rPr>
                                  <w:rtl w:val="0"/>
                                </w:rPr>
                              </w:r>
                            </w:del>
                          </w:sdtContent>
                        </w:sdt>
                      </w:p>
                    </w:sdtContent>
                  </w:sdt>
                </w:tc>
              </w:tr>
            </w:sdtContent>
          </w:sdt>
        </w:tbl>
      </w:sdtContent>
    </w:sdt>
    <w:sdt>
      <w:sdtPr>
        <w:id w:val="-392482512"/>
        <w:tag w:val="goog_rdk_69"/>
      </w:sdtPr>
      <w:sdtContent>
        <w:p w:rsidR="00000000" w:rsidDel="00000000" w:rsidP="00000000" w:rsidRDefault="00000000" w:rsidRPr="00000000" w14:paraId="00000037">
          <w:pPr>
            <w:spacing w:before="120" w:lineRule="auto"/>
            <w:rPr>
              <w:del w:author="Fermin Azcueta" w:id="12" w:date="2026-03-20T11:33:26Z"/>
              <w:rFonts w:ascii="Consolas" w:cs="Consolas" w:eastAsia="Consolas" w:hAnsi="Consolas"/>
              <w:color w:val="52525b"/>
              <w:sz w:val="16"/>
              <w:szCs w:val="16"/>
            </w:rPr>
          </w:pPr>
          <w:sdt>
            <w:sdtPr>
              <w:id w:val="1177125074"/>
              <w:tag w:val="goog_rdk_68"/>
            </w:sdtPr>
            <w:sdtContent>
              <w:del w:author="Fermin Azcueta" w:id="12" w:date="2026-03-20T11:33:26Z">
                <w:r w:rsidDel="00000000" w:rsidR="00000000" w:rsidRPr="00000000">
                  <w:fldChar w:fldCharType="begin"/>
                </w:r>
                <w:r w:rsidDel="00000000" w:rsidR="00000000" w:rsidRPr="00000000">
                  <w:delInstrText xml:space="preserve">HYPERLINK \l "_heading=h.eeum3dx2t8h6"</w:delInstrText>
                </w:r>
                <w:r w:rsidDel="00000000" w:rsidR="00000000" w:rsidRPr="00000000">
                  <w:fldChar w:fldCharType="separate"/>
                </w:r>
                <w:r w:rsidDel="00000000" w:rsidR="00000000" w:rsidRPr="00000000">
                  <w:rPr>
                    <w:color w:val="1155cc"/>
                    <w:u w:val="single"/>
                    <w:rtl w:val="0"/>
                  </w:rPr>
                  <w:delText xml:space="preserve">Referencias link a Bibliografía</w:delText>
                </w:r>
                <w:r w:rsidDel="00000000" w:rsidR="00000000" w:rsidRPr="00000000">
                  <w:fldChar w:fldCharType="end"/>
                </w:r>
                <w:r w:rsidDel="00000000" w:rsidR="00000000" w:rsidRPr="00000000">
                  <w:rPr>
                    <w:rtl w:val="0"/>
                  </w:rPr>
                </w:r>
              </w:del>
            </w:sdtContent>
          </w:sdt>
        </w:p>
      </w:sdtContent>
    </w:sdt>
    <w:sdt>
      <w:sdtPr>
        <w:id w:val="-379286531"/>
        <w:tag w:val="goog_rdk_71"/>
      </w:sdtPr>
      <w:sdtContent>
        <w:p w:rsidR="00000000" w:rsidDel="00000000" w:rsidP="00000000" w:rsidRDefault="00000000" w:rsidRPr="00000000" w14:paraId="00000038">
          <w:pPr>
            <w:spacing w:after="400" w:lineRule="auto"/>
            <w:jc w:val="center"/>
            <w:rPr>
              <w:del w:author="Fermin Azcueta" w:id="12" w:date="2026-03-20T11:33:26Z"/>
              <w:rFonts w:ascii="Consolas" w:cs="Consolas" w:eastAsia="Consolas" w:hAnsi="Consolas"/>
              <w:color w:val="52525b"/>
              <w:sz w:val="16"/>
              <w:szCs w:val="16"/>
            </w:rPr>
          </w:pPr>
          <w:sdt>
            <w:sdtPr>
              <w:id w:val="-498982185"/>
              <w:tag w:val="goog_rdk_70"/>
            </w:sdtPr>
            <w:sdtContent>
              <w:del w:author="Fermin Azcueta" w:id="12" w:date="2026-03-20T11:33:26Z">
                <w:r w:rsidDel="00000000" w:rsidR="00000000" w:rsidRPr="00000000">
                  <w:rPr>
                    <w:rtl w:val="0"/>
                  </w:rPr>
                </w:r>
              </w:del>
            </w:sdtContent>
          </w:sdt>
        </w:p>
      </w:sdtContent>
    </w:sdt>
    <w:sdt>
      <w:sdtPr>
        <w:id w:val="-939396739"/>
        <w:tag w:val="goog_rdk_73"/>
      </w:sdtPr>
      <w:sdtContent>
        <w:p w:rsidR="00000000" w:rsidDel="00000000" w:rsidP="00000000" w:rsidRDefault="00000000" w:rsidRPr="00000000" w14:paraId="00000039">
          <w:pPr>
            <w:spacing w:after="60" w:before="120" w:lineRule="auto"/>
            <w:rPr>
              <w:ins w:author="Fermin Azcueta" w:id="13" w:date="2026-03-20T10:57:36Z"/>
              <w:rFonts w:ascii="Consolas" w:cs="Consolas" w:eastAsia="Consolas" w:hAnsi="Consolas"/>
              <w:b w:val="1"/>
              <w:bCs w:val="1"/>
              <w:color w:val="7a7ae6"/>
              <w:sz w:val="18"/>
              <w:szCs w:val="18"/>
            </w:rPr>
          </w:pPr>
          <w:r w:rsidDel="00000000" w:rsidR="00000000" w:rsidRPr="00000000">
            <w:br w:type="page"/>
          </w:r>
          <w:sdt>
            <w:sdtPr>
              <w:id w:val="-1857955234"/>
              <w:tag w:val="goog_rdk_72"/>
            </w:sdtPr>
            <w:sdtContent>
              <w:ins w:author="Fermin Azcueta" w:id="13" w:date="2026-03-20T10:57:36Z">
                <w:r w:rsidDel="00000000" w:rsidR="00000000" w:rsidRPr="00000000">
                  <w:rPr>
                    <w:rFonts w:ascii="Consolas" w:cs="Consolas" w:eastAsia="Consolas" w:hAnsi="Consolas"/>
                    <w:b w:val="1"/>
                    <w:bCs w:val="1"/>
                    <w:color w:val="7a7ae6"/>
                    <w:sz w:val="18"/>
                    <w:szCs w:val="18"/>
                    <w:rtl w:val="0"/>
                  </w:rPr>
                  <w:t xml:space="preserve">02 — The New Operating Paradigm</w:t>
                </w:r>
              </w:ins>
            </w:sdtContent>
          </w:sdt>
        </w:p>
      </w:sdtContent>
    </w:sdt>
    <w:sdt>
      <w:sdtPr>
        <w:id w:val="2024681010"/>
        <w:tag w:val="goog_rdk_75"/>
      </w:sdtPr>
      <w:sdtContent>
        <w:p w:rsidR="00000000" w:rsidDel="00000000" w:rsidP="00000000" w:rsidRDefault="00000000" w:rsidRPr="00000000" w14:paraId="0000003A">
          <w:pPr>
            <w:spacing w:after="60" w:before="120" w:lineRule="auto"/>
            <w:rPr>
              <w:ins w:author="Fermin Azcueta" w:id="13" w:date="2026-03-20T10:57:36Z"/>
              <w:rFonts w:ascii="Consolas" w:cs="Consolas" w:eastAsia="Consolas" w:hAnsi="Consolas"/>
              <w:b w:val="1"/>
              <w:bCs w:val="1"/>
              <w:color w:val="7a7ae6"/>
              <w:sz w:val="18"/>
              <w:szCs w:val="18"/>
            </w:rPr>
          </w:pPr>
          <w:sdt>
            <w:sdtPr>
              <w:id w:val="-1432532904"/>
              <w:tag w:val="goog_rdk_74"/>
            </w:sdtPr>
            <w:sdtContent>
              <w:ins w:author="Fermin Azcueta" w:id="13" w:date="2026-03-20T10:57:36Z">
                <w:r w:rsidDel="00000000" w:rsidR="00000000" w:rsidRPr="00000000">
                  <w:rPr>
                    <w:rtl w:val="0"/>
                  </w:rPr>
                </w:r>
              </w:ins>
            </w:sdtContent>
          </w:sdt>
        </w:p>
      </w:sdtContent>
    </w:sdt>
    <w:sdt>
      <w:sdtPr>
        <w:id w:val="-263459985"/>
        <w:tag w:val="goog_rdk_78"/>
      </w:sdtPr>
      <w:sdtContent>
        <w:p w:rsidR="00000000" w:rsidDel="00000000" w:rsidP="00000000" w:rsidRDefault="00000000" w:rsidRPr="00000000" w14:paraId="0000003B">
          <w:pPr>
            <w:pStyle w:val="Heading1"/>
            <w:spacing w:after="60" w:before="120" w:lineRule="auto"/>
            <w:jc w:val="left"/>
            <w:rPr>
              <w:ins w:author="Fermin Azcueta" w:id="13" w:date="2026-03-20T10:57:36Z"/>
              <w:rPrChange w:author="Fermin Azcueta" w:id="14" w:date="2026-03-20T10:58:43Z">
                <w:rPr>
                  <w:rFonts w:ascii="Consolas" w:cs="Consolas" w:eastAsia="Consolas" w:hAnsi="Consolas"/>
                  <w:b w:val="1"/>
                  <w:bCs w:val="1"/>
                  <w:color w:val="7a7ae6"/>
                  <w:sz w:val="18"/>
                  <w:szCs w:val="18"/>
                </w:rPr>
              </w:rPrChange>
            </w:rPr>
          </w:pPr>
          <w:sdt>
            <w:sdtPr>
              <w:id w:val="-544079378"/>
              <w:tag w:val="goog_rdk_76"/>
            </w:sdtPr>
            <w:sdtContent>
              <w:ins w:author="Fermin Azcueta" w:id="13" w:date="2026-03-20T10:57:36Z"/>
              <w:sdt>
                <w:sdtPr>
                  <w:id w:val="-518060589"/>
                  <w:tag w:val="goog_rdk_77"/>
                </w:sdtPr>
                <w:sdtContent>
                  <w:ins w:author="Fermin Azcueta" w:id="13" w:date="2026-03-20T10:57:36Z">
                    <w:r w:rsidDel="00000000" w:rsidR="00000000" w:rsidRPr="00000000">
                      <w:rPr>
                        <w:rtl w:val="0"/>
                        <w:rPrChange w:author="Fermin Azcueta" w:id="14" w:date="2026-03-20T10:58:43Z">
                          <w:rPr>
                            <w:rFonts w:ascii="Consolas" w:cs="Consolas" w:eastAsia="Consolas" w:hAnsi="Consolas"/>
                            <w:b w:val="1"/>
                            <w:bCs w:val="1"/>
                            <w:color w:val="7a7ae6"/>
                            <w:sz w:val="18"/>
                            <w:szCs w:val="18"/>
                          </w:rPr>
                        </w:rPrChange>
                      </w:rPr>
                      <w:t xml:space="preserve">From technology adoption to system-level performance</w:t>
                    </w:r>
                  </w:ins>
                </w:sdtContent>
              </w:sdt>
              <w:ins w:author="Fermin Azcueta" w:id="13" w:date="2026-03-20T10:57:36Z">
                <w:bookmarkStart w:colFirst="0" w:colLast="0" w:name="_heading=h.r2kuzj91x25x" w:id="2"/>
                <w:bookmarkEnd w:id="2"/>
              </w:ins>
            </w:sdtContent>
          </w:sdt>
        </w:p>
      </w:sdtContent>
    </w:sdt>
    <w:sdt>
      <w:sdtPr>
        <w:id w:val="1578875449"/>
        <w:tag w:val="goog_rdk_81"/>
      </w:sdtPr>
      <w:sdtContent>
        <w:p w:rsidR="00000000" w:rsidDel="00000000" w:rsidP="00000000" w:rsidRDefault="00000000" w:rsidRPr="00000000" w14:paraId="0000003C">
          <w:pPr>
            <w:spacing w:after="60" w:before="120" w:lineRule="auto"/>
            <w:jc w:val="left"/>
            <w:rPr>
              <w:ins w:author="Fermin Azcueta" w:id="13" w:date="2026-03-20T10:57:36Z"/>
              <w:rPrChange w:author="Fermin Azcueta" w:id="14" w:date="2026-03-20T10:58:43Z">
                <w:rPr>
                  <w:rFonts w:ascii="Consolas" w:cs="Consolas" w:eastAsia="Consolas" w:hAnsi="Consolas"/>
                  <w:b w:val="1"/>
                  <w:bCs w:val="1"/>
                  <w:color w:val="7a7ae6"/>
                  <w:sz w:val="18"/>
                  <w:szCs w:val="18"/>
                </w:rPr>
              </w:rPrChange>
            </w:rPr>
          </w:pPr>
          <w:sdt>
            <w:sdtPr>
              <w:id w:val="561540163"/>
              <w:tag w:val="goog_rdk_79"/>
            </w:sdtPr>
            <w:sdtContent>
              <w:ins w:author="Fermin Azcueta" w:id="13" w:date="2026-03-20T10:57:36Z"/>
              <w:sdt>
                <w:sdtPr>
                  <w:id w:val="-914698522"/>
                  <w:tag w:val="goog_rdk_80"/>
                </w:sdtPr>
                <w:sdtContent>
                  <w:ins w:author="Fermin Azcueta" w:id="13" w:date="2026-03-20T10:57:36Z">
                    <w:r w:rsidDel="00000000" w:rsidR="00000000" w:rsidRPr="00000000">
                      <w:rPr>
                        <w:rtl w:val="0"/>
                      </w:rPr>
                    </w:r>
                  </w:ins>
                </w:sdtContent>
              </w:sdt>
              <w:ins w:author="Fermin Azcueta" w:id="13" w:date="2026-03-20T10:57:36Z"/>
            </w:sdtContent>
          </w:sdt>
        </w:p>
      </w:sdtContent>
    </w:sdt>
    <w:sdt>
      <w:sdtPr>
        <w:id w:val="-510047359"/>
        <w:tag w:val="goog_rdk_86"/>
      </w:sdtPr>
      <w:sdtContent>
        <w:p w:rsidR="00000000" w:rsidDel="00000000" w:rsidP="00000000" w:rsidRDefault="00000000" w:rsidRPr="00000000" w14:paraId="0000003D">
          <w:pPr>
            <w:spacing w:after="60" w:before="120" w:lineRule="auto"/>
            <w:jc w:val="left"/>
            <w:rPr>
              <w:ins w:author="Fermin Azcueta" w:id="13" w:date="2026-03-20T10:57:36Z"/>
              <w:rPrChange w:author="Fermin Azcueta" w:id="15" w:date="2026-03-20T10:57:36Z">
                <w:rPr>
                  <w:rFonts w:ascii="Consolas" w:cs="Consolas" w:eastAsia="Consolas" w:hAnsi="Consolas"/>
                  <w:b w:val="1"/>
                  <w:bCs w:val="1"/>
                  <w:color w:val="7a7ae6"/>
                  <w:sz w:val="18"/>
                  <w:szCs w:val="18"/>
                </w:rPr>
              </w:rPrChange>
            </w:rPr>
          </w:pPr>
          <w:sdt>
            <w:sdtPr>
              <w:id w:val="-818941860"/>
              <w:tag w:val="goog_rdk_82"/>
            </w:sdtPr>
            <w:sdtContent>
              <w:ins w:author="Fermin Azcueta" w:id="13" w:date="2026-03-20T10:57:36Z"/>
              <w:sdt>
                <w:sdtPr>
                  <w:id w:val="426700140"/>
                  <w:tag w:val="goog_rdk_83"/>
                </w:sdtPr>
                <w:sdtContent>
                  <w:ins w:author="Fermin Azcueta" w:id="13" w:date="2026-03-20T10:57:36Z">
                    <w:r w:rsidDel="00000000" w:rsidR="00000000" w:rsidRPr="00000000">
                      <w:rPr>
                        <w:rtl w:val="0"/>
                        <w:rPrChange w:author="Fermin Azcueta" w:id="15" w:date="2026-03-20T10:57:36Z">
                          <w:rPr>
                            <w:rFonts w:ascii="Consolas" w:cs="Consolas" w:eastAsia="Consolas" w:hAnsi="Consolas"/>
                            <w:b w:val="1"/>
                            <w:bCs w:val="1"/>
                            <w:color w:val="7a7ae6"/>
                            <w:sz w:val="18"/>
                            <w:szCs w:val="18"/>
                          </w:rPr>
                        </w:rPrChange>
                      </w:rPr>
                      <w:t xml:space="preserve">We are in the midst of a new industrial shift — </w:t>
                    </w:r>
                  </w:ins>
                </w:sdtContent>
              </w:sdt>
              <w:ins w:author="Fermin Azcueta" w:id="13" w:date="2026-03-20T10:57:36Z">
                <w:sdt>
                  <w:sdtPr>
                    <w:id w:val="1748012520"/>
                    <w:tag w:val="goog_rdk_84"/>
                  </w:sdtPr>
                  <w:sdtContent>
                    <w:r w:rsidDel="00000000" w:rsidR="00000000" w:rsidRPr="00000000">
                      <w:rPr>
                        <w:rtl w:val="0"/>
                        <w:rPrChange w:author="Fermin Azcueta" w:id="15" w:date="2026-03-20T10:57:36Z">
                          <w:rPr>
                            <w:rFonts w:ascii="Consolas" w:cs="Consolas" w:eastAsia="Consolas" w:hAnsi="Consolas"/>
                            <w:b w:val="1"/>
                            <w:bCs w:val="1"/>
                            <w:color w:val="7a7ae6"/>
                            <w:sz w:val="18"/>
                            <w:szCs w:val="18"/>
                          </w:rPr>
                        </w:rPrChange>
                      </w:rPr>
                      <w:t xml:space="preserve">the most significant transformation in operating models since the digital and industrial revolutions</w:t>
                    </w:r>
                  </w:sdtContent>
                </w:sdt>
                <w:sdt>
                  <w:sdtPr>
                    <w:id w:val="-705938485"/>
                    <w:tag w:val="goog_rdk_85"/>
                  </w:sdtPr>
                  <w:sdtContent>
                    <w:r w:rsidDel="00000000" w:rsidR="00000000" w:rsidRPr="00000000">
                      <w:rPr>
                        <w:rtl w:val="0"/>
                        <w:rPrChange w:author="Fermin Azcueta" w:id="15" w:date="2026-03-20T10:57:36Z">
                          <w:rPr>
                            <w:rFonts w:ascii="Consolas" w:cs="Consolas" w:eastAsia="Consolas" w:hAnsi="Consolas"/>
                            <w:b w:val="1"/>
                            <w:bCs w:val="1"/>
                            <w:color w:val="7a7ae6"/>
                            <w:sz w:val="18"/>
                            <w:szCs w:val="18"/>
                          </w:rPr>
                        </w:rPrChange>
                      </w:rPr>
                      <w:t xml:space="preserve">. This shift is driven by the convergence of artificial intelligence, data, automation, and connected systems. But its impact is not primarily technological. It is organizational.</w:t>
                      <w:br w:type="textWrapping"/>
                    </w:r>
                  </w:sdtContent>
                </w:sdt>
              </w:ins>
            </w:sdtContent>
          </w:sdt>
        </w:p>
      </w:sdtContent>
    </w:sdt>
    <w:sdt>
      <w:sdtPr>
        <w:id w:val="2062211942"/>
        <w:tag w:val="goog_rdk_92"/>
      </w:sdtPr>
      <w:sdtContent>
        <w:p w:rsidR="00000000" w:rsidDel="00000000" w:rsidP="00000000" w:rsidRDefault="00000000" w:rsidRPr="00000000" w14:paraId="0000003E">
          <w:pPr>
            <w:spacing w:after="60" w:before="120" w:lineRule="auto"/>
            <w:jc w:val="left"/>
            <w:rPr>
              <w:ins w:author="Fermin Azcueta" w:id="13" w:date="2026-03-20T10:57:36Z"/>
              <w:rPrChange w:author="Fermin Azcueta" w:id="15" w:date="2026-03-20T10:57:36Z">
                <w:rPr>
                  <w:rFonts w:ascii="Consolas" w:cs="Consolas" w:eastAsia="Consolas" w:hAnsi="Consolas"/>
                  <w:b w:val="1"/>
                  <w:bCs w:val="1"/>
                  <w:color w:val="7a7ae6"/>
                  <w:sz w:val="18"/>
                  <w:szCs w:val="18"/>
                </w:rPr>
              </w:rPrChange>
            </w:rPr>
          </w:pPr>
          <w:sdt>
            <w:sdtPr>
              <w:id w:val="462082047"/>
              <w:tag w:val="goog_rdk_87"/>
            </w:sdtPr>
            <w:sdtContent>
              <w:ins w:author="Fermin Azcueta" w:id="13" w:date="2026-03-20T10:57:36Z"/>
              <w:sdt>
                <w:sdtPr>
                  <w:id w:val="1228052701"/>
                  <w:tag w:val="goog_rdk_88"/>
                </w:sdtPr>
                <w:sdtContent>
                  <w:ins w:author="Fermin Azcueta" w:id="13" w:date="2026-03-20T10:57:36Z">
                    <w:r w:rsidDel="00000000" w:rsidR="00000000" w:rsidRPr="00000000">
                      <w:rPr>
                        <w:rtl w:val="0"/>
                        <w:rPrChange w:author="Fermin Azcueta" w:id="15" w:date="2026-03-20T10:57:36Z">
                          <w:rPr>
                            <w:rFonts w:ascii="Consolas" w:cs="Consolas" w:eastAsia="Consolas" w:hAnsi="Consolas"/>
                            <w:b w:val="1"/>
                            <w:bCs w:val="1"/>
                            <w:color w:val="7a7ae6"/>
                            <w:sz w:val="18"/>
                            <w:szCs w:val="18"/>
                          </w:rPr>
                        </w:rPrChange>
                      </w:rPr>
                      <w:t xml:space="preserve">Most organizations are still approaching this shift through a </w:t>
                    </w:r>
                  </w:ins>
                </w:sdtContent>
              </w:sdt>
              <w:ins w:author="Fermin Azcueta" w:id="13" w:date="2026-03-20T10:57:36Z">
                <w:sdt>
                  <w:sdtPr>
                    <w:id w:val="1686829521"/>
                    <w:tag w:val="goog_rdk_89"/>
                  </w:sdtPr>
                  <w:sdtContent>
                    <w:r w:rsidDel="00000000" w:rsidR="00000000" w:rsidRPr="00000000">
                      <w:rPr>
                        <w:b w:val="1"/>
                        <w:bCs w:val="1"/>
                        <w:rtl w:val="0"/>
                        <w:rPrChange w:author="Fermin Azcueta" w:id="15" w:date="2026-03-20T10:57:36Z">
                          <w:rPr>
                            <w:b w:val="1"/>
                            <w:bCs w:val="1"/>
                          </w:rPr>
                        </w:rPrChange>
                      </w:rPr>
                      <w:t xml:space="preserve">R</w:t>
                    </w:r>
                  </w:sdtContent>
                </w:sdt>
                <w:sdt>
                  <w:sdtPr>
                    <w:id w:val="-505059825"/>
                    <w:tag w:val="goog_rdk_90"/>
                  </w:sdtPr>
                  <w:sdtContent>
                    <w:r w:rsidDel="00000000" w:rsidR="00000000" w:rsidRPr="00000000">
                      <w:rPr>
                        <w:b w:val="1"/>
                        <w:bCs w:val="1"/>
                        <w:rtl w:val="0"/>
                        <w:rPrChange w:author="Fermin Azcueta" w:id="15" w:date="2026-03-20T10:57:36Z">
                          <w:rPr>
                            <w:b w:val="1"/>
                            <w:bCs w:val="1"/>
                            <w:color w:val="7a7ae6"/>
                            <w:sz w:val="18"/>
                            <w:szCs w:val="18"/>
                          </w:rPr>
                        </w:rPrChange>
                      </w:rPr>
                      <w:t xml:space="preserve">eactive Adoption* </w:t>
                    </w:r>
                  </w:sdtContent>
                </w:sdt>
                <w:sdt>
                  <w:sdtPr>
                    <w:id w:val="-1630002011"/>
                    <w:tag w:val="goog_rdk_91"/>
                  </w:sdtPr>
                  <w:sdtContent>
                    <w:r w:rsidDel="00000000" w:rsidR="00000000" w:rsidRPr="00000000">
                      <w:rPr>
                        <w:rtl w:val="0"/>
                        <w:rPrChange w:author="Fermin Azcueta" w:id="15" w:date="2026-03-20T10:57:36Z">
                          <w:rPr>
                            <w:rFonts w:ascii="Consolas" w:cs="Consolas" w:eastAsia="Consolas" w:hAnsi="Consolas"/>
                            <w:b w:val="1"/>
                            <w:bCs w:val="1"/>
                            <w:color w:val="7a7ae6"/>
                            <w:sz w:val="18"/>
                            <w:szCs w:val="18"/>
                          </w:rPr>
                        </w:rPrChange>
                      </w:rPr>
                      <w:t xml:space="preserve">— introducing tools, piloting use cases, and enabling teams to experiment. The data reflects the limitations of this approach:</w:t>
                    </w:r>
                  </w:sdtContent>
                </w:sdt>
              </w:ins>
            </w:sdtContent>
          </w:sdt>
        </w:p>
      </w:sdtContent>
    </w:sdt>
    <w:sdt>
      <w:sdtPr>
        <w:id w:val="-76908857"/>
        <w:tag w:val="goog_rdk_95"/>
      </w:sdtPr>
      <w:sdtContent>
        <w:p w:rsidR="00000000" w:rsidDel="00000000" w:rsidP="00000000" w:rsidRDefault="00000000" w:rsidRPr="00000000" w14:paraId="0000003F">
          <w:pPr>
            <w:spacing w:after="160" w:lineRule="auto"/>
            <w:rPr>
              <w:ins w:author="Fermin Azcueta" w:id="13" w:date="2026-03-20T10:57:36Z"/>
              <w:rPrChange w:author="Fermin Azcueta" w:id="15" w:date="2026-03-20T10:57:36Z">
                <w:rPr/>
              </w:rPrChange>
            </w:rPr>
          </w:pPr>
          <w:sdt>
            <w:sdtPr>
              <w:id w:val="-157824532"/>
              <w:tag w:val="goog_rdk_93"/>
            </w:sdtPr>
            <w:sdtContent>
              <w:ins w:author="Fermin Azcueta" w:id="13" w:date="2026-03-20T10:57:36Z"/>
              <w:sdt>
                <w:sdtPr>
                  <w:id w:val="-2029409526"/>
                  <w:tag w:val="goog_rdk_94"/>
                </w:sdtPr>
                <w:sdtContent>
                  <w:ins w:author="Fermin Azcueta" w:id="13" w:date="2026-03-20T10:57:36Z">
                    <w:r w:rsidDel="00000000" w:rsidR="00000000" w:rsidRPr="00000000">
                      <w:rPr>
                        <w:rtl w:val="0"/>
                      </w:rPr>
                    </w:r>
                  </w:ins>
                </w:sdtContent>
              </w:sdt>
              <w:ins w:author="Fermin Azcueta" w:id="13" w:date="2026-03-20T10:57:36Z"/>
            </w:sdtContent>
          </w:sdt>
        </w:p>
      </w:sdtContent>
    </w:sdt>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sdt>
        <w:sdtPr>
          <w:id w:val="-2079043812"/>
          <w:tag w:val="goog_rdk_96"/>
        </w:sdtPr>
        <w:sdtContent>
          <w:tr>
            <w:trPr>
              <w:cantSplit w:val="0"/>
              <w:tblHeader w:val="0"/>
              <w:ins w:author="Fermin Azcueta" w:id="13" w:date="2026-03-20T10:57:36Z"/>
            </w:trPr>
            <w:tc>
              <w:tcPr>
                <w:tcBorders>
                  <w:top w:color="cccccc" w:space="0" w:sz="4" w:val="single"/>
                  <w:left w:color="b45309" w:space="0" w:sz="6" w:val="single"/>
                  <w:bottom w:color="cccccc" w:space="0" w:sz="4" w:val="single"/>
                  <w:right w:color="cccccc" w:space="0" w:sz="4" w:val="single"/>
                </w:tcBorders>
                <w:shd w:fill="fffbeb" w:val="clear"/>
                <w:tcMar>
                  <w:top w:w="120.0" w:type="dxa"/>
                  <w:left w:w="200.0" w:type="dxa"/>
                  <w:bottom w:w="120.0" w:type="dxa"/>
                  <w:right w:w="200.0" w:type="dxa"/>
                </w:tcMar>
              </w:tcPr>
              <w:sdt>
                <w:sdtPr>
                  <w:id w:val="-1888113466"/>
                  <w:tag w:val="goog_rdk_100"/>
                </w:sdtPr>
                <w:sdtContent>
                  <w:p w:rsidR="00000000" w:rsidDel="00000000" w:rsidP="00000000" w:rsidRDefault="00000000" w:rsidRPr="00000000" w14:paraId="00000040">
                    <w:pPr>
                      <w:spacing w:after="60" w:before="120" w:lineRule="auto"/>
                      <w:rPr>
                        <w:ins w:author="Fermin Azcueta" w:id="13" w:date="2026-03-20T10:57:36Z"/>
                        <w:rPrChange w:author="Fermin Azcueta" w:id="15" w:date="2026-03-20T10:57:36Z">
                          <w:rPr/>
                        </w:rPrChange>
                      </w:rPr>
                    </w:pPr>
                    <w:sdt>
                      <w:sdtPr>
                        <w:id w:val="817359905"/>
                        <w:tag w:val="goog_rdk_97"/>
                      </w:sdtPr>
                      <w:sdtContent>
                        <w:ins w:author="Fermin Azcueta" w:id="13" w:date="2026-03-20T10:57:36Z"/>
                        <w:sdt>
                          <w:sdtPr>
                            <w:id w:val="1546919808"/>
                            <w:tag w:val="goog_rdk_98"/>
                          </w:sdtPr>
                          <w:sdtContent>
                            <w:ins w:author="Fermin Azcueta" w:id="13" w:date="2026-03-20T10:57:36Z">
                              <w:r w:rsidDel="00000000" w:rsidR="00000000" w:rsidRPr="00000000">
                                <w:rPr>
                                  <w:b w:val="1"/>
                                  <w:bCs w:val="1"/>
                                  <w:rtl w:val="0"/>
                                  <w:rPrChange w:author="Fermin Azcueta" w:id="15" w:date="2026-03-20T10:57:36Z">
                                    <w:rPr>
                                      <w:b w:val="1"/>
                                      <w:bCs w:val="1"/>
                                    </w:rPr>
                                  </w:rPrChange>
                                </w:rPr>
                                <w:t xml:space="preserve">Only ~20–30% of AI initiatives move beyond pilot into scaled deployment. Most value remains trapped in isolated use cases, rather than embedded into core workflows across the business.</w:t>
                              </w:r>
                            </w:ins>
                          </w:sdtContent>
                        </w:sdt>
                        <w:ins w:author="Fermin Azcueta" w:id="13" w:date="2026-03-20T10:57:36Z">
                          <w:sdt>
                            <w:sdtPr>
                              <w:id w:val="-1951325220"/>
                              <w:tag w:val="goog_rdk_99"/>
                            </w:sdtPr>
                            <w:sdtContent>
                              <w:r w:rsidDel="00000000" w:rsidR="00000000" w:rsidRPr="00000000">
                                <w:rPr>
                                  <w:rtl w:val="0"/>
                                </w:rPr>
                              </w:r>
                            </w:sdtContent>
                          </w:sdt>
                        </w:ins>
                      </w:sdtContent>
                    </w:sdt>
                  </w:p>
                </w:sdtContent>
              </w:sdt>
            </w:tc>
          </w:tr>
        </w:sdtContent>
      </w:sdt>
    </w:tbl>
    <w:sdt>
      <w:sdtPr>
        <w:id w:val="1280979979"/>
        <w:tag w:val="goog_rdk_103"/>
      </w:sdtPr>
      <w:sdtContent>
        <w:p w:rsidR="00000000" w:rsidDel="00000000" w:rsidP="00000000" w:rsidRDefault="00000000" w:rsidRPr="00000000" w14:paraId="00000041">
          <w:pPr>
            <w:spacing w:after="60" w:before="120" w:lineRule="auto"/>
            <w:jc w:val="left"/>
            <w:rPr>
              <w:ins w:author="Fermin Azcueta" w:id="13" w:date="2026-03-20T10:57:36Z"/>
              <w:rPrChange w:author="Fermin Azcueta" w:id="15" w:date="2026-03-20T10:57:36Z">
                <w:rPr>
                  <w:rFonts w:ascii="Consolas" w:cs="Consolas" w:eastAsia="Consolas" w:hAnsi="Consolas"/>
                  <w:b w:val="1"/>
                  <w:bCs w:val="1"/>
                  <w:color w:val="7a7ae6"/>
                  <w:sz w:val="18"/>
                  <w:szCs w:val="18"/>
                </w:rPr>
              </w:rPrChange>
            </w:rPr>
          </w:pPr>
          <w:sdt>
            <w:sdtPr>
              <w:id w:val="-663713953"/>
              <w:tag w:val="goog_rdk_101"/>
            </w:sdtPr>
            <w:sdtContent>
              <w:ins w:author="Fermin Azcueta" w:id="13" w:date="2026-03-20T10:57:36Z"/>
              <w:sdt>
                <w:sdtPr>
                  <w:id w:val="-684750745"/>
                  <w:tag w:val="goog_rdk_102"/>
                </w:sdtPr>
                <w:sdtContent>
                  <w:ins w:author="Fermin Azcueta" w:id="13" w:date="2026-03-20T10:57:36Z">
                    <w:r w:rsidDel="00000000" w:rsidR="00000000" w:rsidRPr="00000000">
                      <w:rPr>
                        <w:rtl w:val="0"/>
                      </w:rPr>
                    </w:r>
                  </w:ins>
                </w:sdtContent>
              </w:sdt>
              <w:ins w:author="Fermin Azcueta" w:id="13" w:date="2026-03-20T10:57:36Z"/>
            </w:sdtContent>
          </w:sdt>
        </w:p>
      </w:sdtContent>
    </w:sdt>
    <w:sdt>
      <w:sdtPr>
        <w:id w:val="917746180"/>
        <w:tag w:val="goog_rdk_106"/>
      </w:sdtPr>
      <w:sdtContent>
        <w:p w:rsidR="00000000" w:rsidDel="00000000" w:rsidP="00000000" w:rsidRDefault="00000000" w:rsidRPr="00000000" w14:paraId="00000042">
          <w:pPr>
            <w:spacing w:after="60" w:before="120" w:lineRule="auto"/>
            <w:jc w:val="left"/>
            <w:rPr>
              <w:ins w:author="Fermin Azcueta" w:id="13" w:date="2026-03-20T10:57:36Z"/>
              <w:rPrChange w:author="Fermin Azcueta" w:id="15" w:date="2026-03-20T10:57:36Z">
                <w:rPr>
                  <w:rFonts w:ascii="Consolas" w:cs="Consolas" w:eastAsia="Consolas" w:hAnsi="Consolas"/>
                  <w:b w:val="1"/>
                  <w:bCs w:val="1"/>
                  <w:color w:val="7a7ae6"/>
                  <w:sz w:val="18"/>
                  <w:szCs w:val="18"/>
                </w:rPr>
              </w:rPrChange>
            </w:rPr>
          </w:pPr>
          <w:sdt>
            <w:sdtPr>
              <w:id w:val="216481959"/>
              <w:tag w:val="goog_rdk_104"/>
            </w:sdtPr>
            <w:sdtContent>
              <w:ins w:author="Fermin Azcueta" w:id="13" w:date="2026-03-20T10:57:36Z"/>
              <w:sdt>
                <w:sdtPr>
                  <w:id w:val="2119175091"/>
                  <w:tag w:val="goog_rdk_105"/>
                </w:sdtPr>
                <w:sdtContent>
                  <w:ins w:author="Fermin Azcueta" w:id="13" w:date="2026-03-20T10:57:36Z">
                    <w:r w:rsidDel="00000000" w:rsidR="00000000" w:rsidRPr="00000000">
                      <w:rPr>
                        <w:rtl w:val="0"/>
                        <w:rPrChange w:author="Fermin Azcueta" w:id="15" w:date="2026-03-20T10:57:36Z">
                          <w:rPr>
                            <w:rFonts w:ascii="Consolas" w:cs="Consolas" w:eastAsia="Consolas" w:hAnsi="Consolas"/>
                            <w:b w:val="1"/>
                            <w:bCs w:val="1"/>
                            <w:color w:val="7a7ae6"/>
                            <w:sz w:val="18"/>
                            <w:szCs w:val="18"/>
                          </w:rPr>
                        </w:rPrChange>
                      </w:rPr>
                      <w:t xml:space="preserve">A different pattern is emerging among leading organizations.</w:t>
                    </w:r>
                  </w:ins>
                </w:sdtContent>
              </w:sdt>
              <w:ins w:author="Fermin Azcueta" w:id="13" w:date="2026-03-20T10:57:36Z"/>
            </w:sdtContent>
          </w:sdt>
        </w:p>
      </w:sdtContent>
    </w:sdt>
    <w:sdt>
      <w:sdtPr>
        <w:id w:val="1912360961"/>
        <w:tag w:val="goog_rdk_109"/>
      </w:sdtPr>
      <w:sdtContent>
        <w:p w:rsidR="00000000" w:rsidDel="00000000" w:rsidP="00000000" w:rsidRDefault="00000000" w:rsidRPr="00000000" w14:paraId="00000043">
          <w:pPr>
            <w:spacing w:after="60" w:before="120" w:lineRule="auto"/>
            <w:jc w:val="left"/>
            <w:rPr>
              <w:ins w:author="Fermin Azcueta" w:id="13" w:date="2026-03-20T10:57:36Z"/>
              <w:rPrChange w:author="Fermin Azcueta" w:id="15" w:date="2026-03-20T10:57:36Z">
                <w:rPr>
                  <w:rFonts w:ascii="Consolas" w:cs="Consolas" w:eastAsia="Consolas" w:hAnsi="Consolas"/>
                  <w:b w:val="1"/>
                  <w:bCs w:val="1"/>
                  <w:color w:val="7a7ae6"/>
                  <w:sz w:val="18"/>
                  <w:szCs w:val="18"/>
                </w:rPr>
              </w:rPrChange>
            </w:rPr>
          </w:pPr>
          <w:sdt>
            <w:sdtPr>
              <w:id w:val="-765680418"/>
              <w:tag w:val="goog_rdk_107"/>
            </w:sdtPr>
            <w:sdtContent>
              <w:ins w:author="Fermin Azcueta" w:id="13" w:date="2026-03-20T10:57:36Z"/>
              <w:sdt>
                <w:sdtPr>
                  <w:id w:val="-1043753492"/>
                  <w:tag w:val="goog_rdk_108"/>
                </w:sdtPr>
                <w:sdtContent>
                  <w:ins w:author="Fermin Azcueta" w:id="13" w:date="2026-03-20T10:57:36Z">
                    <w:r w:rsidDel="00000000" w:rsidR="00000000" w:rsidRPr="00000000">
                      <w:rPr>
                        <w:rtl w:val="0"/>
                      </w:rPr>
                    </w:r>
                  </w:ins>
                </w:sdtContent>
              </w:sdt>
              <w:ins w:author="Fermin Azcueta" w:id="13" w:date="2026-03-20T10:57:36Z"/>
            </w:sdtContent>
          </w:sdt>
        </w:p>
      </w:sdtContent>
    </w:sdt>
    <w:sdt>
      <w:sdtPr>
        <w:id w:val="-341938669"/>
        <w:tag w:val="goog_rdk_115"/>
      </w:sdtPr>
      <w:sdtContent>
        <w:p w:rsidR="00000000" w:rsidDel="00000000" w:rsidP="00000000" w:rsidRDefault="00000000" w:rsidRPr="00000000" w14:paraId="00000044">
          <w:pPr>
            <w:spacing w:after="60" w:before="120" w:lineRule="auto"/>
            <w:jc w:val="left"/>
            <w:rPr>
              <w:ins w:author="Fermin Azcueta" w:id="13" w:date="2026-03-20T10:57:36Z"/>
              <w:rPrChange w:author="Fermin Azcueta" w:id="15" w:date="2026-03-20T10:57:36Z">
                <w:rPr>
                  <w:rFonts w:ascii="Consolas" w:cs="Consolas" w:eastAsia="Consolas" w:hAnsi="Consolas"/>
                  <w:b w:val="1"/>
                  <w:bCs w:val="1"/>
                  <w:color w:val="7a7ae6"/>
                  <w:sz w:val="18"/>
                  <w:szCs w:val="18"/>
                </w:rPr>
              </w:rPrChange>
            </w:rPr>
          </w:pPr>
          <w:sdt>
            <w:sdtPr>
              <w:id w:val="-676885368"/>
              <w:tag w:val="goog_rdk_110"/>
            </w:sdtPr>
            <w:sdtContent>
              <w:ins w:author="Fermin Azcueta" w:id="13" w:date="2026-03-20T10:57:36Z"/>
              <w:sdt>
                <w:sdtPr>
                  <w:id w:val="-2003031805"/>
                  <w:tag w:val="goog_rdk_111"/>
                </w:sdtPr>
                <w:sdtContent>
                  <w:ins w:author="Fermin Azcueta" w:id="13" w:date="2026-03-20T10:57:36Z">
                    <w:r w:rsidDel="00000000" w:rsidR="00000000" w:rsidRPr="00000000">
                      <w:rPr>
                        <w:rtl w:val="0"/>
                        <w:rPrChange w:author="Fermin Azcueta" w:id="15" w:date="2026-03-20T10:57:36Z">
                          <w:rPr>
                            <w:rFonts w:ascii="Consolas" w:cs="Consolas" w:eastAsia="Consolas" w:hAnsi="Consolas"/>
                            <w:b w:val="1"/>
                            <w:bCs w:val="1"/>
                            <w:color w:val="7a7ae6"/>
                            <w:sz w:val="18"/>
                            <w:szCs w:val="18"/>
                          </w:rPr>
                        </w:rPrChange>
                      </w:rPr>
                      <w:t xml:space="preserve">They are not focused on point solutions</w:t>
                    </w:r>
                  </w:ins>
                </w:sdtContent>
              </w:sdt>
              <w:ins w:author="Fermin Azcueta" w:id="13" w:date="2026-03-20T10:57:36Z">
                <w:sdt>
                  <w:sdtPr>
                    <w:id w:val="1884896558"/>
                    <w:tag w:val="goog_rdk_112"/>
                  </w:sdtPr>
                  <w:sdtContent>
                    <w:r w:rsidDel="00000000" w:rsidR="00000000" w:rsidRPr="00000000">
                      <w:rPr>
                        <w:b w:val="1"/>
                        <w:bCs w:val="1"/>
                        <w:rtl w:val="0"/>
                        <w:rPrChange w:author="Fermin Azcueta" w:id="15" w:date="2026-03-20T10:57:36Z">
                          <w:rPr>
                            <w:b w:val="1"/>
                            <w:bCs w:val="1"/>
                          </w:rPr>
                        </w:rPrChange>
                      </w:rPr>
                      <w:t xml:space="preserve"> but </w:t>
                    </w:r>
                  </w:sdtContent>
                </w:sdt>
                <w:sdt>
                  <w:sdtPr>
                    <w:id w:val="1816239975"/>
                    <w:tag w:val="goog_rdk_113"/>
                  </w:sdtPr>
                  <w:sdtContent>
                    <w:r w:rsidDel="00000000" w:rsidR="00000000" w:rsidRPr="00000000">
                      <w:rPr>
                        <w:rtl w:val="0"/>
                        <w:rPrChange w:author="Fermin Azcueta" w:id="15" w:date="2026-03-20T10:57:36Z">
                          <w:rPr>
                            <w:rFonts w:ascii="Consolas" w:cs="Consolas" w:eastAsia="Consolas" w:hAnsi="Consolas"/>
                            <w:b w:val="1"/>
                            <w:bCs w:val="1"/>
                            <w:color w:val="7a7ae6"/>
                            <w:sz w:val="18"/>
                            <w:szCs w:val="18"/>
                          </w:rPr>
                        </w:rPrChange>
                      </w:rPr>
                      <w:t xml:space="preserve">on Designed Transformation** </w:t>
                    </w:r>
                  </w:sdtContent>
                </w:sdt>
                <w:sdt>
                  <w:sdtPr>
                    <w:id w:val="286404576"/>
                    <w:tag w:val="goog_rdk_114"/>
                  </w:sdtPr>
                  <w:sdtContent>
                    <w:r w:rsidDel="00000000" w:rsidR="00000000" w:rsidRPr="00000000">
                      <w:rPr>
                        <w:rtl w:val="0"/>
                        <w:rPrChange w:author="Fermin Azcueta" w:id="15" w:date="2026-03-20T10:57:36Z">
                          <w:rPr>
                            <w:rFonts w:ascii="Consolas" w:cs="Consolas" w:eastAsia="Consolas" w:hAnsi="Consolas"/>
                            <w:b w:val="1"/>
                            <w:bCs w:val="1"/>
                            <w:color w:val="7a7ae6"/>
                            <w:sz w:val="18"/>
                            <w:szCs w:val="18"/>
                          </w:rPr>
                        </w:rPrChange>
                      </w:rPr>
                      <w:t xml:space="preserve">— reviewing workflows alongside technology adoption, investing in data integration and cross-functional visibility, and scaling solutions across the enterprise rather than within individual teams.</w:t>
                    </w:r>
                  </w:sdtContent>
                </w:sdt>
              </w:ins>
            </w:sdtContent>
          </w:sdt>
        </w:p>
      </w:sdtContent>
    </w:sdt>
    <w:sdt>
      <w:sdtPr>
        <w:id w:val="-201252007"/>
        <w:tag w:val="goog_rdk_118"/>
      </w:sdtPr>
      <w:sdtContent>
        <w:p w:rsidR="00000000" w:rsidDel="00000000" w:rsidP="00000000" w:rsidRDefault="00000000" w:rsidRPr="00000000" w14:paraId="00000045">
          <w:pPr>
            <w:spacing w:after="60" w:before="120" w:lineRule="auto"/>
            <w:jc w:val="left"/>
            <w:rPr>
              <w:ins w:author="Fermin Azcueta" w:id="13" w:date="2026-03-20T10:57:36Z"/>
              <w:rPrChange w:author="Fermin Azcueta" w:id="15" w:date="2026-03-20T10:57:36Z">
                <w:rPr>
                  <w:rFonts w:ascii="Consolas" w:cs="Consolas" w:eastAsia="Consolas" w:hAnsi="Consolas"/>
                  <w:b w:val="1"/>
                  <w:bCs w:val="1"/>
                  <w:color w:val="7a7ae6"/>
                  <w:sz w:val="18"/>
                  <w:szCs w:val="18"/>
                </w:rPr>
              </w:rPrChange>
            </w:rPr>
          </w:pPr>
          <w:sdt>
            <w:sdtPr>
              <w:id w:val="-54774675"/>
              <w:tag w:val="goog_rdk_116"/>
            </w:sdtPr>
            <w:sdtContent>
              <w:ins w:author="Fermin Azcueta" w:id="13" w:date="2026-03-20T10:57:36Z"/>
              <w:sdt>
                <w:sdtPr>
                  <w:id w:val="-651357390"/>
                  <w:tag w:val="goog_rdk_117"/>
                </w:sdtPr>
                <w:sdtContent>
                  <w:ins w:author="Fermin Azcueta" w:id="13" w:date="2026-03-20T10:57:36Z">
                    <w:r w:rsidDel="00000000" w:rsidR="00000000" w:rsidRPr="00000000">
                      <w:rPr>
                        <w:rtl w:val="0"/>
                      </w:rPr>
                    </w:r>
                  </w:ins>
                </w:sdtContent>
              </w:sdt>
              <w:ins w:author="Fermin Azcueta" w:id="13" w:date="2026-03-20T10:57:36Z"/>
            </w:sdtContent>
          </w:sdt>
        </w:p>
      </w:sdtContent>
    </w:sdt>
    <w:sdt>
      <w:sdtPr>
        <w:id w:val="-1940632204"/>
        <w:tag w:val="goog_rdk_121"/>
      </w:sdtPr>
      <w:sdtContent>
        <w:p w:rsidR="00000000" w:rsidDel="00000000" w:rsidP="00000000" w:rsidRDefault="00000000" w:rsidRPr="00000000" w14:paraId="00000046">
          <w:pPr>
            <w:spacing w:after="60" w:before="120" w:lineRule="auto"/>
            <w:jc w:val="left"/>
            <w:rPr>
              <w:ins w:author="Fermin Azcueta" w:id="13" w:date="2026-03-20T10:57:36Z"/>
              <w:rPrChange w:author="Fermin Azcueta" w:id="15" w:date="2026-03-20T10:57:36Z">
                <w:rPr>
                  <w:rFonts w:ascii="Consolas" w:cs="Consolas" w:eastAsia="Consolas" w:hAnsi="Consolas"/>
                  <w:b w:val="1"/>
                  <w:bCs w:val="1"/>
                  <w:color w:val="7a7ae6"/>
                  <w:sz w:val="18"/>
                  <w:szCs w:val="18"/>
                </w:rPr>
              </w:rPrChange>
            </w:rPr>
          </w:pPr>
          <w:sdt>
            <w:sdtPr>
              <w:id w:val="-641781721"/>
              <w:tag w:val="goog_rdk_119"/>
            </w:sdtPr>
            <w:sdtContent>
              <w:ins w:author="Fermin Azcueta" w:id="13" w:date="2026-03-20T10:57:36Z"/>
              <w:sdt>
                <w:sdtPr>
                  <w:id w:val="-614268295"/>
                  <w:tag w:val="goog_rdk_120"/>
                </w:sdtPr>
                <w:sdtContent>
                  <w:ins w:author="Fermin Azcueta" w:id="13" w:date="2026-03-20T10:57:36Z">
                    <w:r w:rsidDel="00000000" w:rsidR="00000000" w:rsidRPr="00000000">
                      <w:rPr>
                        <w:rtl w:val="0"/>
                        <w:rPrChange w:author="Fermin Azcueta" w:id="15" w:date="2026-03-20T10:57:36Z">
                          <w:rPr>
                            <w:rFonts w:ascii="Consolas" w:cs="Consolas" w:eastAsia="Consolas" w:hAnsi="Consolas"/>
                            <w:b w:val="1"/>
                            <w:bCs w:val="1"/>
                            <w:color w:val="7a7ae6"/>
                            <w:sz w:val="18"/>
                            <w:szCs w:val="18"/>
                          </w:rPr>
                        </w:rPrChange>
                      </w:rPr>
                      <w:t xml:space="preserve">The gap is no longer defined by access to technology. It is defined by how the operation itself is designed.</w:t>
                    </w:r>
                  </w:ins>
                </w:sdtContent>
              </w:sdt>
              <w:ins w:author="Fermin Azcueta" w:id="13" w:date="2026-03-20T10:57:36Z"/>
            </w:sdtContent>
          </w:sdt>
        </w:p>
      </w:sdtContent>
    </w:sdt>
    <w:sdt>
      <w:sdtPr>
        <w:id w:val="1224605255"/>
        <w:tag w:val="goog_rdk_124"/>
      </w:sdtPr>
      <w:sdtContent>
        <w:p w:rsidR="00000000" w:rsidDel="00000000" w:rsidP="00000000" w:rsidRDefault="00000000" w:rsidRPr="00000000" w14:paraId="00000047">
          <w:pPr>
            <w:spacing w:after="60" w:before="120" w:lineRule="auto"/>
            <w:jc w:val="left"/>
            <w:rPr>
              <w:ins w:author="Fermin Azcueta" w:id="13" w:date="2026-03-20T10:57:36Z"/>
              <w:rPrChange w:author="Fermin Azcueta" w:id="15" w:date="2026-03-20T10:57:36Z">
                <w:rPr>
                  <w:rFonts w:ascii="Consolas" w:cs="Consolas" w:eastAsia="Consolas" w:hAnsi="Consolas"/>
                  <w:b w:val="1"/>
                  <w:bCs w:val="1"/>
                  <w:color w:val="7a7ae6"/>
                  <w:sz w:val="18"/>
                  <w:szCs w:val="18"/>
                </w:rPr>
              </w:rPrChange>
            </w:rPr>
          </w:pPr>
          <w:sdt>
            <w:sdtPr>
              <w:id w:val="-857712830"/>
              <w:tag w:val="goog_rdk_122"/>
            </w:sdtPr>
            <w:sdtContent>
              <w:ins w:author="Fermin Azcueta" w:id="13" w:date="2026-03-20T10:57:36Z"/>
              <w:sdt>
                <w:sdtPr>
                  <w:id w:val="962600815"/>
                  <w:tag w:val="goog_rdk_123"/>
                </w:sdtPr>
                <w:sdtContent>
                  <w:ins w:author="Fermin Azcueta" w:id="13" w:date="2026-03-20T10:57:36Z">
                    <w:r w:rsidDel="00000000" w:rsidR="00000000" w:rsidRPr="00000000">
                      <w:rPr>
                        <w:rtl w:val="0"/>
                      </w:rPr>
                    </w:r>
                  </w:ins>
                </w:sdtContent>
              </w:sdt>
              <w:ins w:author="Fermin Azcueta" w:id="13" w:date="2026-03-20T10:57:36Z"/>
            </w:sdtContent>
          </w:sdt>
        </w:p>
      </w:sdtContent>
    </w:sdt>
    <w:sdt>
      <w:sdtPr>
        <w:lock w:val="contentLocked"/>
        <w:id w:val="-900023008"/>
        <w:tag w:val="goog_rdk_244"/>
      </w:sdtPr>
      <w:sdtContent>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180"/>
            <w:gridCol w:w="3825"/>
            <w:tblGridChange w:id="0">
              <w:tblGrid>
                <w:gridCol w:w="1875"/>
                <w:gridCol w:w="3180"/>
                <w:gridCol w:w="3825"/>
              </w:tblGrid>
            </w:tblGridChange>
          </w:tblGrid>
          <w:sdt>
            <w:sdtPr>
              <w:id w:val="883725999"/>
              <w:tag w:val="goog_rdk_125"/>
            </w:sdtPr>
            <w:sdtContent>
              <w:tr>
                <w:trPr>
                  <w:cantSplit w:val="0"/>
                  <w:trHeight w:val="315" w:hRule="atLeast"/>
                  <w:tblHeader w:val="0"/>
                  <w:ins w:author="Fermin Azcueta" w:id="13" w:date="2026-03-20T10:57:36Z"/>
                </w:trPr>
                <w:sdt>
                  <w:sdtPr>
                    <w:lock w:val="contentLocked"/>
                    <w:id w:val="2108083557"/>
                    <w:tag w:val="goog_rdk_126"/>
                  </w:sdtPr>
                  <w:sdtContent>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sdt>
                        <w:sdtPr>
                          <w:id w:val="2062415292"/>
                          <w:tag w:val="goog_rdk_129"/>
                        </w:sdtPr>
                        <w:sdtContent>
                          <w:p w:rsidR="00000000" w:rsidDel="00000000" w:rsidP="00000000" w:rsidRDefault="00000000" w:rsidRPr="00000000" w14:paraId="00000048">
                            <w:pPr>
                              <w:widowControl w:val="0"/>
                              <w:spacing w:line="276" w:lineRule="auto"/>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1398932122"/>
                                <w:tag w:val="goog_rdk_127"/>
                              </w:sdtPr>
                              <w:sdtContent>
                                <w:ins w:author="Fermin Azcueta" w:id="13" w:date="2026-03-20T10:57:36Z"/>
                                <w:sdt>
                                  <w:sdtPr>
                                    <w:id w:val="1620702307"/>
                                    <w:tag w:val="goog_rdk_128"/>
                                  </w:sdtPr>
                                  <w:sdtContent>
                                    <w:ins w:author="Fermin Azcueta" w:id="13" w:date="2026-03-20T10:57:36Z">
                                      <w:r w:rsidDel="00000000" w:rsidR="00000000" w:rsidRPr="00000000">
                                        <w:rPr>
                                          <w:rtl w:val="0"/>
                                        </w:rPr>
                                      </w:r>
                                    </w:ins>
                                  </w:sdtContent>
                                </w:sdt>
                                <w:ins w:author="Fermin Azcueta" w:id="13" w:date="2026-03-20T10:57:36Z"/>
                              </w:sdtContent>
                            </w:sdt>
                          </w:p>
                        </w:sdtContent>
                      </w:sdt>
                    </w:tc>
                  </w:sdtContent>
                </w:sdt>
                <w:sdt>
                  <w:sdtPr>
                    <w:lock w:val="contentLocked"/>
                    <w:id w:val="448105751"/>
                    <w:tag w:val="goog_rdk_130"/>
                  </w:sdtPr>
                  <w:sdtContent>
                    <w:tc>
                      <w:tcPr>
                        <w:tcBorders>
                          <w:top w:color="000000"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sdt>
                        <w:sdtPr>
                          <w:id w:val="511720421"/>
                          <w:tag w:val="goog_rdk_134"/>
                        </w:sdtPr>
                        <w:sdtContent>
                          <w:p w:rsidR="00000000" w:rsidDel="00000000" w:rsidP="00000000" w:rsidRDefault="00000000" w:rsidRPr="00000000" w14:paraId="00000049">
                            <w:pPr>
                              <w:widowControl w:val="0"/>
                              <w:spacing w:line="276" w:lineRule="auto"/>
                              <w:jc w:val="center"/>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1309484815"/>
                                <w:tag w:val="goog_rdk_131"/>
                              </w:sdtPr>
                              <w:sdtContent>
                                <w:ins w:author="Fermin Azcueta" w:id="13" w:date="2026-03-20T10:57:36Z"/>
                                <w:sdt>
                                  <w:sdtPr>
                                    <w:id w:val="-231912168"/>
                                    <w:tag w:val="goog_rdk_132"/>
                                  </w:sdtPr>
                                  <w:sdtContent>
                                    <w:ins w:author="Fermin Azcueta" w:id="13" w:date="2026-03-20T10:57:36Z">
                                      <w:r w:rsidDel="00000000" w:rsidR="00000000" w:rsidRPr="00000000">
                                        <w:rPr>
                                          <w:rFonts w:ascii="Arial" w:cs="Arial" w:eastAsia="Arial" w:hAnsi="Arial"/>
                                          <w:b w:val="1"/>
                                          <w:bCs w:val="1"/>
                                          <w:sz w:val="20"/>
                                          <w:szCs w:val="20"/>
                                          <w:rtl w:val="0"/>
                                          <w:rPrChange w:author="Fermin Azcueta" w:id="15" w:date="2026-03-20T10:57:36Z">
                                            <w:rPr>
                                              <w:rFonts w:ascii="Consolas" w:cs="Consolas" w:eastAsia="Consolas" w:hAnsi="Consolas"/>
                                              <w:b w:val="1"/>
                                              <w:bCs w:val="1"/>
                                              <w:color w:val="7a7ae6"/>
                                              <w:sz w:val="18"/>
                                              <w:szCs w:val="18"/>
                                            </w:rPr>
                                          </w:rPrChange>
                                        </w:rPr>
                                        <w:t xml:space="preserve">Reactive Adoption*</w:t>
                                      </w:r>
                                    </w:ins>
                                  </w:sdtContent>
                                </w:sdt>
                                <w:ins w:author="Fermin Azcueta" w:id="13" w:date="2026-03-20T10:57:36Z">
                                  <w:sdt>
                                    <w:sdtPr>
                                      <w:id w:val="-71571134"/>
                                      <w:tag w:val="goog_rdk_133"/>
                                    </w:sdtPr>
                                    <w:sdtContent>
                                      <w:r w:rsidDel="00000000" w:rsidR="00000000" w:rsidRPr="00000000">
                                        <w:rPr>
                                          <w:rtl w:val="0"/>
                                        </w:rPr>
                                      </w:r>
                                    </w:sdtContent>
                                  </w:sdt>
                                </w:ins>
                              </w:sdtContent>
                            </w:sdt>
                          </w:p>
                        </w:sdtContent>
                      </w:sdt>
                    </w:tc>
                  </w:sdtContent>
                </w:sdt>
                <w:sdt>
                  <w:sdtPr>
                    <w:lock w:val="contentLocked"/>
                    <w:id w:val="34604995"/>
                    <w:tag w:val="goog_rdk_135"/>
                  </w:sdtPr>
                  <w:sdtContent>
                    <w:tc>
                      <w:tcPr>
                        <w:tcBorders>
                          <w:top w:color="000000" w:space="0" w:sz="5" w:val="single"/>
                          <w:left w:color="cccccc" w:space="0" w:sz="5" w:val="single"/>
                          <w:bottom w:color="000000" w:space="0" w:sz="5" w:val="single"/>
                          <w:right w:color="000000" w:space="0" w:sz="5" w:val="single"/>
                        </w:tcBorders>
                        <w:shd w:fill="7a7ae6" w:val="clear"/>
                        <w:tcMar>
                          <w:top w:w="40.0" w:type="dxa"/>
                          <w:left w:w="40.0" w:type="dxa"/>
                          <w:bottom w:w="40.0" w:type="dxa"/>
                          <w:right w:w="40.0" w:type="dxa"/>
                        </w:tcMar>
                        <w:vAlign w:val="bottom"/>
                      </w:tcPr>
                      <w:sdt>
                        <w:sdtPr>
                          <w:id w:val="1626586109"/>
                          <w:tag w:val="goog_rdk_139"/>
                        </w:sdtPr>
                        <w:sdtContent>
                          <w:p w:rsidR="00000000" w:rsidDel="00000000" w:rsidP="00000000" w:rsidRDefault="00000000" w:rsidRPr="00000000" w14:paraId="0000004A">
                            <w:pPr>
                              <w:widowControl w:val="0"/>
                              <w:spacing w:line="276" w:lineRule="auto"/>
                              <w:jc w:val="center"/>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1176034630"/>
                                <w:tag w:val="goog_rdk_136"/>
                              </w:sdtPr>
                              <w:sdtContent>
                                <w:ins w:author="Fermin Azcueta" w:id="13" w:date="2026-03-20T10:57:36Z"/>
                                <w:sdt>
                                  <w:sdtPr>
                                    <w:id w:val="1090099439"/>
                                    <w:tag w:val="goog_rdk_137"/>
                                  </w:sdtPr>
                                  <w:sdtContent>
                                    <w:ins w:author="Fermin Azcueta" w:id="13" w:date="2026-03-20T10:57:36Z">
                                      <w:r w:rsidDel="00000000" w:rsidR="00000000" w:rsidRPr="00000000">
                                        <w:rPr>
                                          <w:rFonts w:ascii="Arial" w:cs="Arial" w:eastAsia="Arial" w:hAnsi="Arial"/>
                                          <w:b w:val="1"/>
                                          <w:bCs w:val="1"/>
                                          <w:sz w:val="20"/>
                                          <w:szCs w:val="20"/>
                                          <w:rtl w:val="0"/>
                                          <w:rPrChange w:author="Fermin Azcueta" w:id="15" w:date="2026-03-20T10:57:36Z">
                                            <w:rPr>
                                              <w:rFonts w:ascii="Consolas" w:cs="Consolas" w:eastAsia="Consolas" w:hAnsi="Consolas"/>
                                              <w:b w:val="1"/>
                                              <w:bCs w:val="1"/>
                                              <w:color w:val="7a7ae6"/>
                                              <w:sz w:val="18"/>
                                              <w:szCs w:val="18"/>
                                            </w:rPr>
                                          </w:rPrChange>
                                        </w:rPr>
                                        <w:t xml:space="preserve">Designed Transformation**</w:t>
                                      </w:r>
                                    </w:ins>
                                  </w:sdtContent>
                                </w:sdt>
                                <w:ins w:author="Fermin Azcueta" w:id="13" w:date="2026-03-20T10:57:36Z">
                                  <w:sdt>
                                    <w:sdtPr>
                                      <w:id w:val="-1399755910"/>
                                      <w:tag w:val="goog_rdk_138"/>
                                    </w:sdtPr>
                                    <w:sdtContent>
                                      <w:r w:rsidDel="00000000" w:rsidR="00000000" w:rsidRPr="00000000">
                                        <w:rPr>
                                          <w:rtl w:val="0"/>
                                        </w:rPr>
                                      </w:r>
                                    </w:sdtContent>
                                  </w:sdt>
                                </w:ins>
                              </w:sdtContent>
                            </w:sdt>
                          </w:p>
                        </w:sdtContent>
                      </w:sdt>
                    </w:tc>
                  </w:sdtContent>
                </w:sdt>
              </w:tr>
            </w:sdtContent>
          </w:sdt>
          <w:sdt>
            <w:sdtPr>
              <w:id w:val="-2067489649"/>
              <w:tag w:val="goog_rdk_140"/>
            </w:sdtPr>
            <w:sdtContent>
              <w:tr>
                <w:trPr>
                  <w:cantSplit w:val="0"/>
                  <w:trHeight w:val="315" w:hRule="atLeast"/>
                  <w:tblHeader w:val="0"/>
                  <w:ins w:author="Fermin Azcueta" w:id="13" w:date="2026-03-20T10:57:36Z"/>
                </w:trPr>
                <w:sdt>
                  <w:sdtPr>
                    <w:lock w:val="contentLocked"/>
                    <w:id w:val="126920257"/>
                    <w:tag w:val="goog_rdk_141"/>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sdt>
                        <w:sdtPr>
                          <w:id w:val="-1357151389"/>
                          <w:tag w:val="goog_rdk_144"/>
                        </w:sdtPr>
                        <w:sdtContent>
                          <w:p w:rsidR="00000000" w:rsidDel="00000000" w:rsidP="00000000" w:rsidRDefault="00000000" w:rsidRPr="00000000" w14:paraId="0000004B">
                            <w:pPr>
                              <w:widowControl w:val="0"/>
                              <w:spacing w:line="276" w:lineRule="auto"/>
                              <w:rPr>
                                <w:ins w:author="Fermin Azcueta" w:id="13" w:date="2026-03-20T10:57:36Z"/>
                                <w:b w:val="1"/>
                                <w:bCs w:val="1"/>
                                <w:sz w:val="20"/>
                                <w:szCs w:val="20"/>
                                <w:rPrChange w:author="Fermin Azcueta" w:id="15" w:date="2026-03-20T10:57:36Z">
                                  <w:rPr>
                                    <w:rFonts w:ascii="Consolas" w:cs="Consolas" w:eastAsia="Consolas" w:hAnsi="Consolas"/>
                                    <w:b w:val="1"/>
                                    <w:bCs w:val="1"/>
                                    <w:color w:val="7a7ae6"/>
                                    <w:sz w:val="18"/>
                                    <w:szCs w:val="18"/>
                                  </w:rPr>
                                </w:rPrChange>
                              </w:rPr>
                            </w:pPr>
                            <w:sdt>
                              <w:sdtPr>
                                <w:id w:val="86824806"/>
                                <w:tag w:val="goog_rdk_142"/>
                              </w:sdtPr>
                              <w:sdtContent>
                                <w:ins w:author="Fermin Azcueta" w:id="13" w:date="2026-03-20T10:57:36Z"/>
                                <w:sdt>
                                  <w:sdtPr>
                                    <w:id w:val="1513877006"/>
                                    <w:tag w:val="goog_rdk_143"/>
                                  </w:sdtPr>
                                  <w:sdtContent>
                                    <w:ins w:author="Fermin Azcueta" w:id="13" w:date="2026-03-20T10:57:36Z">
                                      <w:r w:rsidDel="00000000" w:rsidR="00000000" w:rsidRPr="00000000">
                                        <w:rPr>
                                          <w:b w:val="1"/>
                                          <w:bCs w:val="1"/>
                                          <w:sz w:val="20"/>
                                          <w:szCs w:val="20"/>
                                          <w:rtl w:val="0"/>
                                          <w:rPrChange w:author="Fermin Azcueta" w:id="15" w:date="2026-03-20T10:57:36Z">
                                            <w:rPr>
                                              <w:rFonts w:ascii="Consolas" w:cs="Consolas" w:eastAsia="Consolas" w:hAnsi="Consolas"/>
                                              <w:b w:val="1"/>
                                              <w:bCs w:val="1"/>
                                              <w:color w:val="7a7ae6"/>
                                              <w:sz w:val="18"/>
                                              <w:szCs w:val="18"/>
                                            </w:rPr>
                                          </w:rPrChange>
                                        </w:rPr>
                                        <w:t xml:space="preserve">Starting Point</w:t>
                                      </w:r>
                                    </w:ins>
                                  </w:sdtContent>
                                </w:sdt>
                                <w:ins w:author="Fermin Azcueta" w:id="13" w:date="2026-03-20T10:57:36Z"/>
                              </w:sdtContent>
                            </w:sdt>
                          </w:p>
                        </w:sdtContent>
                      </w:sdt>
                    </w:tc>
                  </w:sdtContent>
                </w:sdt>
                <w:sdt>
                  <w:sdtPr>
                    <w:lock w:val="contentLocked"/>
                    <w:id w:val="-1982285314"/>
                    <w:tag w:val="goog_rdk_145"/>
                  </w:sdtPr>
                  <w:sdtContent>
                    <w:tc>
                      <w:tcPr>
                        <w:tcBorders>
                          <w:top w:color="cccccc"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sdt>
                        <w:sdtPr>
                          <w:id w:val="-888863908"/>
                          <w:tag w:val="goog_rdk_148"/>
                        </w:sdtPr>
                        <w:sdtContent>
                          <w:p w:rsidR="00000000" w:rsidDel="00000000" w:rsidP="00000000" w:rsidRDefault="00000000" w:rsidRPr="00000000" w14:paraId="0000004C">
                            <w:pPr>
                              <w:widowControl w:val="0"/>
                              <w:spacing w:line="276" w:lineRule="auto"/>
                              <w:jc w:val="center"/>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274071179"/>
                                <w:tag w:val="goog_rdk_146"/>
                              </w:sdtPr>
                              <w:sdtContent>
                                <w:ins w:author="Fermin Azcueta" w:id="13" w:date="2026-03-20T10:57:36Z"/>
                                <w:sdt>
                                  <w:sdtPr>
                                    <w:id w:val="-1256005350"/>
                                    <w:tag w:val="goog_rdk_147"/>
                                  </w:sdtPr>
                                  <w:sdtContent>
                                    <w:ins w:author="Fermin Azcueta" w:id="13" w:date="2026-03-20T10:57:36Z">
                                      <w:r w:rsidDel="00000000" w:rsidR="00000000" w:rsidRPr="00000000">
                                        <w:rPr>
                                          <w:rFonts w:ascii="Arial" w:cs="Arial" w:eastAsia="Arial" w:hAnsi="Arial"/>
                                          <w:sz w:val="20"/>
                                          <w:szCs w:val="20"/>
                                          <w:rtl w:val="0"/>
                                          <w:rPrChange w:author="Fermin Azcueta" w:id="15" w:date="2026-03-20T10:57:36Z">
                                            <w:rPr>
                                              <w:rFonts w:ascii="Consolas" w:cs="Consolas" w:eastAsia="Consolas" w:hAnsi="Consolas"/>
                                              <w:b w:val="1"/>
                                              <w:bCs w:val="1"/>
                                              <w:color w:val="7a7ae6"/>
                                              <w:sz w:val="18"/>
                                              <w:szCs w:val="18"/>
                                            </w:rPr>
                                          </w:rPrChange>
                                        </w:rPr>
                                        <w:t xml:space="preserve">Tools &amp; use cases</w:t>
                                      </w:r>
                                    </w:ins>
                                  </w:sdtContent>
                                </w:sdt>
                                <w:ins w:author="Fermin Azcueta" w:id="13" w:date="2026-03-20T10:57:36Z"/>
                              </w:sdtContent>
                            </w:sdt>
                          </w:p>
                        </w:sdtContent>
                      </w:sdt>
                    </w:tc>
                  </w:sdtContent>
                </w:sdt>
                <w:sdt>
                  <w:sdtPr>
                    <w:lock w:val="contentLocked"/>
                    <w:id w:val="1136996032"/>
                    <w:tag w:val="goog_rdk_149"/>
                  </w:sdtPr>
                  <w:sdtContent>
                    <w:tc>
                      <w:tcPr>
                        <w:tcBorders>
                          <w:top w:color="cccccc" w:space="0" w:sz="5" w:val="single"/>
                          <w:left w:color="cccccc" w:space="0" w:sz="5" w:val="single"/>
                          <w:bottom w:color="000000" w:space="0" w:sz="5" w:val="single"/>
                          <w:right w:color="000000" w:space="0" w:sz="5" w:val="single"/>
                        </w:tcBorders>
                        <w:shd w:fill="7a7ae6" w:val="clear"/>
                        <w:tcMar>
                          <w:top w:w="40.0" w:type="dxa"/>
                          <w:left w:w="40.0" w:type="dxa"/>
                          <w:bottom w:w="40.0" w:type="dxa"/>
                          <w:right w:w="40.0" w:type="dxa"/>
                        </w:tcMar>
                        <w:vAlign w:val="bottom"/>
                      </w:tcPr>
                      <w:sdt>
                        <w:sdtPr>
                          <w:id w:val="1097908652"/>
                          <w:tag w:val="goog_rdk_152"/>
                        </w:sdtPr>
                        <w:sdtContent>
                          <w:p w:rsidR="00000000" w:rsidDel="00000000" w:rsidP="00000000" w:rsidRDefault="00000000" w:rsidRPr="00000000" w14:paraId="0000004D">
                            <w:pPr>
                              <w:widowControl w:val="0"/>
                              <w:spacing w:line="276" w:lineRule="auto"/>
                              <w:jc w:val="center"/>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1403229212"/>
                                <w:tag w:val="goog_rdk_150"/>
                              </w:sdtPr>
                              <w:sdtContent>
                                <w:ins w:author="Fermin Azcueta" w:id="13" w:date="2026-03-20T10:57:36Z"/>
                                <w:sdt>
                                  <w:sdtPr>
                                    <w:id w:val="-560964432"/>
                                    <w:tag w:val="goog_rdk_151"/>
                                  </w:sdtPr>
                                  <w:sdtContent>
                                    <w:ins w:author="Fermin Azcueta" w:id="13" w:date="2026-03-20T10:57:36Z">
                                      <w:r w:rsidDel="00000000" w:rsidR="00000000" w:rsidRPr="00000000">
                                        <w:rPr>
                                          <w:rFonts w:ascii="Arial" w:cs="Arial" w:eastAsia="Arial" w:hAnsi="Arial"/>
                                          <w:sz w:val="20"/>
                                          <w:szCs w:val="20"/>
                                          <w:rtl w:val="0"/>
                                          <w:rPrChange w:author="Fermin Azcueta" w:id="15" w:date="2026-03-20T10:57:36Z">
                                            <w:rPr>
                                              <w:rFonts w:ascii="Consolas" w:cs="Consolas" w:eastAsia="Consolas" w:hAnsi="Consolas"/>
                                              <w:b w:val="1"/>
                                              <w:bCs w:val="1"/>
                                              <w:color w:val="7a7ae6"/>
                                              <w:sz w:val="18"/>
                                              <w:szCs w:val="18"/>
                                            </w:rPr>
                                          </w:rPrChange>
                                        </w:rPr>
                                        <w:t xml:space="preserve">End-to-end workflows</w:t>
                                      </w:r>
                                    </w:ins>
                                  </w:sdtContent>
                                </w:sdt>
                                <w:ins w:author="Fermin Azcueta" w:id="13" w:date="2026-03-20T10:57:36Z"/>
                              </w:sdtContent>
                            </w:sdt>
                          </w:p>
                        </w:sdtContent>
                      </w:sdt>
                    </w:tc>
                  </w:sdtContent>
                </w:sdt>
              </w:tr>
            </w:sdtContent>
          </w:sdt>
          <w:sdt>
            <w:sdtPr>
              <w:id w:val="-1624018172"/>
              <w:tag w:val="goog_rdk_153"/>
            </w:sdtPr>
            <w:sdtContent>
              <w:tr>
                <w:trPr>
                  <w:cantSplit w:val="0"/>
                  <w:trHeight w:val="315" w:hRule="atLeast"/>
                  <w:tblHeader w:val="0"/>
                  <w:ins w:author="Fermin Azcueta" w:id="13" w:date="2026-03-20T10:57:36Z"/>
                </w:trPr>
                <w:sdt>
                  <w:sdtPr>
                    <w:lock w:val="contentLocked"/>
                    <w:id w:val="359219448"/>
                    <w:tag w:val="goog_rdk_154"/>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sdt>
                        <w:sdtPr>
                          <w:id w:val="-652536871"/>
                          <w:tag w:val="goog_rdk_157"/>
                        </w:sdtPr>
                        <w:sdtContent>
                          <w:p w:rsidR="00000000" w:rsidDel="00000000" w:rsidP="00000000" w:rsidRDefault="00000000" w:rsidRPr="00000000" w14:paraId="0000004E">
                            <w:pPr>
                              <w:widowControl w:val="0"/>
                              <w:spacing w:line="276" w:lineRule="auto"/>
                              <w:rPr>
                                <w:ins w:author="Fermin Azcueta" w:id="13" w:date="2026-03-20T10:57:36Z"/>
                                <w:b w:val="1"/>
                                <w:bCs w:val="1"/>
                                <w:sz w:val="20"/>
                                <w:szCs w:val="20"/>
                                <w:rPrChange w:author="Fermin Azcueta" w:id="15" w:date="2026-03-20T10:57:36Z">
                                  <w:rPr>
                                    <w:rFonts w:ascii="Consolas" w:cs="Consolas" w:eastAsia="Consolas" w:hAnsi="Consolas"/>
                                    <w:b w:val="1"/>
                                    <w:bCs w:val="1"/>
                                    <w:color w:val="7a7ae6"/>
                                    <w:sz w:val="18"/>
                                    <w:szCs w:val="18"/>
                                  </w:rPr>
                                </w:rPrChange>
                              </w:rPr>
                            </w:pPr>
                            <w:sdt>
                              <w:sdtPr>
                                <w:id w:val="128121003"/>
                                <w:tag w:val="goog_rdk_155"/>
                              </w:sdtPr>
                              <w:sdtContent>
                                <w:ins w:author="Fermin Azcueta" w:id="13" w:date="2026-03-20T10:57:36Z"/>
                                <w:sdt>
                                  <w:sdtPr>
                                    <w:id w:val="1936855506"/>
                                    <w:tag w:val="goog_rdk_156"/>
                                  </w:sdtPr>
                                  <w:sdtContent>
                                    <w:ins w:author="Fermin Azcueta" w:id="13" w:date="2026-03-20T10:57:36Z">
                                      <w:r w:rsidDel="00000000" w:rsidR="00000000" w:rsidRPr="00000000">
                                        <w:rPr>
                                          <w:b w:val="1"/>
                                          <w:bCs w:val="1"/>
                                          <w:sz w:val="20"/>
                                          <w:szCs w:val="20"/>
                                          <w:rtl w:val="0"/>
                                          <w:rPrChange w:author="Fermin Azcueta" w:id="15" w:date="2026-03-20T10:57:36Z">
                                            <w:rPr>
                                              <w:rFonts w:ascii="Consolas" w:cs="Consolas" w:eastAsia="Consolas" w:hAnsi="Consolas"/>
                                              <w:b w:val="1"/>
                                              <w:bCs w:val="1"/>
                                              <w:color w:val="7a7ae6"/>
                                              <w:sz w:val="18"/>
                                              <w:szCs w:val="18"/>
                                            </w:rPr>
                                          </w:rPrChange>
                                        </w:rPr>
                                        <w:t xml:space="preserve">Focus</w:t>
                                      </w:r>
                                    </w:ins>
                                  </w:sdtContent>
                                </w:sdt>
                                <w:ins w:author="Fermin Azcueta" w:id="13" w:date="2026-03-20T10:57:36Z"/>
                              </w:sdtContent>
                            </w:sdt>
                          </w:p>
                        </w:sdtContent>
                      </w:sdt>
                    </w:tc>
                  </w:sdtContent>
                </w:sdt>
                <w:sdt>
                  <w:sdtPr>
                    <w:lock w:val="contentLocked"/>
                    <w:id w:val="-1793748195"/>
                    <w:tag w:val="goog_rdk_158"/>
                  </w:sdtPr>
                  <w:sdtContent>
                    <w:tc>
                      <w:tcPr>
                        <w:tcBorders>
                          <w:top w:color="cccccc"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sdt>
                        <w:sdtPr>
                          <w:id w:val="-1980086427"/>
                          <w:tag w:val="goog_rdk_161"/>
                        </w:sdtPr>
                        <w:sdtContent>
                          <w:p w:rsidR="00000000" w:rsidDel="00000000" w:rsidP="00000000" w:rsidRDefault="00000000" w:rsidRPr="00000000" w14:paraId="0000004F">
                            <w:pPr>
                              <w:widowControl w:val="0"/>
                              <w:spacing w:line="276" w:lineRule="auto"/>
                              <w:jc w:val="center"/>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1908971407"/>
                                <w:tag w:val="goog_rdk_159"/>
                              </w:sdtPr>
                              <w:sdtContent>
                                <w:ins w:author="Fermin Azcueta" w:id="13" w:date="2026-03-20T10:57:36Z"/>
                                <w:sdt>
                                  <w:sdtPr>
                                    <w:id w:val="-47644672"/>
                                    <w:tag w:val="goog_rdk_160"/>
                                  </w:sdtPr>
                                  <w:sdtContent>
                                    <w:ins w:author="Fermin Azcueta" w:id="13" w:date="2026-03-20T10:57:36Z">
                                      <w:r w:rsidDel="00000000" w:rsidR="00000000" w:rsidRPr="00000000">
                                        <w:rPr>
                                          <w:rFonts w:ascii="Arial" w:cs="Arial" w:eastAsia="Arial" w:hAnsi="Arial"/>
                                          <w:sz w:val="20"/>
                                          <w:szCs w:val="20"/>
                                          <w:rtl w:val="0"/>
                                          <w:rPrChange w:author="Fermin Azcueta" w:id="15" w:date="2026-03-20T10:57:36Z">
                                            <w:rPr>
                                              <w:rFonts w:ascii="Consolas" w:cs="Consolas" w:eastAsia="Consolas" w:hAnsi="Consolas"/>
                                              <w:b w:val="1"/>
                                              <w:bCs w:val="1"/>
                                              <w:color w:val="7a7ae6"/>
                                              <w:sz w:val="18"/>
                                              <w:szCs w:val="18"/>
                                            </w:rPr>
                                          </w:rPrChange>
                                        </w:rPr>
                                        <w:t xml:space="preserve">Task optimization</w:t>
                                      </w:r>
                                    </w:ins>
                                  </w:sdtContent>
                                </w:sdt>
                                <w:ins w:author="Fermin Azcueta" w:id="13" w:date="2026-03-20T10:57:36Z"/>
                              </w:sdtContent>
                            </w:sdt>
                          </w:p>
                        </w:sdtContent>
                      </w:sdt>
                    </w:tc>
                  </w:sdtContent>
                </w:sdt>
                <w:sdt>
                  <w:sdtPr>
                    <w:lock w:val="contentLocked"/>
                    <w:id w:val="-921604780"/>
                    <w:tag w:val="goog_rdk_162"/>
                  </w:sdtPr>
                  <w:sdtContent>
                    <w:tc>
                      <w:tcPr>
                        <w:tcBorders>
                          <w:top w:color="cccccc" w:space="0" w:sz="5" w:val="single"/>
                          <w:left w:color="cccccc" w:space="0" w:sz="5" w:val="single"/>
                          <w:bottom w:color="000000" w:space="0" w:sz="5" w:val="single"/>
                          <w:right w:color="000000" w:space="0" w:sz="5" w:val="single"/>
                        </w:tcBorders>
                        <w:shd w:fill="7a7ae6" w:val="clear"/>
                        <w:tcMar>
                          <w:top w:w="40.0" w:type="dxa"/>
                          <w:left w:w="40.0" w:type="dxa"/>
                          <w:bottom w:w="40.0" w:type="dxa"/>
                          <w:right w:w="40.0" w:type="dxa"/>
                        </w:tcMar>
                        <w:vAlign w:val="bottom"/>
                      </w:tcPr>
                      <w:sdt>
                        <w:sdtPr>
                          <w:id w:val="-1809157819"/>
                          <w:tag w:val="goog_rdk_165"/>
                        </w:sdtPr>
                        <w:sdtContent>
                          <w:p w:rsidR="00000000" w:rsidDel="00000000" w:rsidP="00000000" w:rsidRDefault="00000000" w:rsidRPr="00000000" w14:paraId="00000050">
                            <w:pPr>
                              <w:widowControl w:val="0"/>
                              <w:spacing w:line="276" w:lineRule="auto"/>
                              <w:jc w:val="center"/>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666351557"/>
                                <w:tag w:val="goog_rdk_163"/>
                              </w:sdtPr>
                              <w:sdtContent>
                                <w:ins w:author="Fermin Azcueta" w:id="13" w:date="2026-03-20T10:57:36Z"/>
                                <w:sdt>
                                  <w:sdtPr>
                                    <w:id w:val="-951766293"/>
                                    <w:tag w:val="goog_rdk_164"/>
                                  </w:sdtPr>
                                  <w:sdtContent>
                                    <w:ins w:author="Fermin Azcueta" w:id="13" w:date="2026-03-20T10:57:36Z">
                                      <w:r w:rsidDel="00000000" w:rsidR="00000000" w:rsidRPr="00000000">
                                        <w:rPr>
                                          <w:rFonts w:ascii="Arial" w:cs="Arial" w:eastAsia="Arial" w:hAnsi="Arial"/>
                                          <w:sz w:val="20"/>
                                          <w:szCs w:val="20"/>
                                          <w:rtl w:val="0"/>
                                          <w:rPrChange w:author="Fermin Azcueta" w:id="15" w:date="2026-03-20T10:57:36Z">
                                            <w:rPr>
                                              <w:rFonts w:ascii="Consolas" w:cs="Consolas" w:eastAsia="Consolas" w:hAnsi="Consolas"/>
                                              <w:b w:val="1"/>
                                              <w:bCs w:val="1"/>
                                              <w:color w:val="7a7ae6"/>
                                              <w:sz w:val="18"/>
                                              <w:szCs w:val="18"/>
                                            </w:rPr>
                                          </w:rPrChange>
                                        </w:rPr>
                                        <w:t xml:space="preserve">System redesign</w:t>
                                      </w:r>
                                    </w:ins>
                                  </w:sdtContent>
                                </w:sdt>
                                <w:ins w:author="Fermin Azcueta" w:id="13" w:date="2026-03-20T10:57:36Z"/>
                              </w:sdtContent>
                            </w:sdt>
                          </w:p>
                        </w:sdtContent>
                      </w:sdt>
                    </w:tc>
                  </w:sdtContent>
                </w:sdt>
              </w:tr>
            </w:sdtContent>
          </w:sdt>
          <w:sdt>
            <w:sdtPr>
              <w:id w:val="575208489"/>
              <w:tag w:val="goog_rdk_166"/>
            </w:sdtPr>
            <w:sdtContent>
              <w:tr>
                <w:trPr>
                  <w:cantSplit w:val="0"/>
                  <w:trHeight w:val="315" w:hRule="atLeast"/>
                  <w:tblHeader w:val="0"/>
                  <w:ins w:author="Fermin Azcueta" w:id="13" w:date="2026-03-20T10:57:36Z"/>
                </w:trPr>
                <w:sdt>
                  <w:sdtPr>
                    <w:lock w:val="contentLocked"/>
                    <w:id w:val="1257468070"/>
                    <w:tag w:val="goog_rdk_167"/>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sdt>
                        <w:sdtPr>
                          <w:id w:val="1845623294"/>
                          <w:tag w:val="goog_rdk_170"/>
                        </w:sdtPr>
                        <w:sdtContent>
                          <w:p w:rsidR="00000000" w:rsidDel="00000000" w:rsidP="00000000" w:rsidRDefault="00000000" w:rsidRPr="00000000" w14:paraId="00000051">
                            <w:pPr>
                              <w:widowControl w:val="0"/>
                              <w:spacing w:line="276" w:lineRule="auto"/>
                              <w:rPr>
                                <w:ins w:author="Fermin Azcueta" w:id="13" w:date="2026-03-20T10:57:36Z"/>
                                <w:b w:val="1"/>
                                <w:bCs w:val="1"/>
                                <w:sz w:val="20"/>
                                <w:szCs w:val="20"/>
                                <w:rPrChange w:author="Fermin Azcueta" w:id="15" w:date="2026-03-20T10:57:36Z">
                                  <w:rPr>
                                    <w:rFonts w:ascii="Consolas" w:cs="Consolas" w:eastAsia="Consolas" w:hAnsi="Consolas"/>
                                    <w:b w:val="1"/>
                                    <w:bCs w:val="1"/>
                                    <w:color w:val="7a7ae6"/>
                                    <w:sz w:val="18"/>
                                    <w:szCs w:val="18"/>
                                  </w:rPr>
                                </w:rPrChange>
                              </w:rPr>
                            </w:pPr>
                            <w:sdt>
                              <w:sdtPr>
                                <w:id w:val="1924824482"/>
                                <w:tag w:val="goog_rdk_168"/>
                              </w:sdtPr>
                              <w:sdtContent>
                                <w:ins w:author="Fermin Azcueta" w:id="13" w:date="2026-03-20T10:57:36Z"/>
                                <w:sdt>
                                  <w:sdtPr>
                                    <w:id w:val="-1534659195"/>
                                    <w:tag w:val="goog_rdk_169"/>
                                  </w:sdtPr>
                                  <w:sdtContent>
                                    <w:ins w:author="Fermin Azcueta" w:id="13" w:date="2026-03-20T10:57:36Z">
                                      <w:r w:rsidDel="00000000" w:rsidR="00000000" w:rsidRPr="00000000">
                                        <w:rPr>
                                          <w:b w:val="1"/>
                                          <w:bCs w:val="1"/>
                                          <w:sz w:val="20"/>
                                          <w:szCs w:val="20"/>
                                          <w:rtl w:val="0"/>
                                          <w:rPrChange w:author="Fermin Azcueta" w:id="15" w:date="2026-03-20T10:57:36Z">
                                            <w:rPr>
                                              <w:rFonts w:ascii="Consolas" w:cs="Consolas" w:eastAsia="Consolas" w:hAnsi="Consolas"/>
                                              <w:b w:val="1"/>
                                              <w:bCs w:val="1"/>
                                              <w:color w:val="7a7ae6"/>
                                              <w:sz w:val="18"/>
                                              <w:szCs w:val="18"/>
                                            </w:rPr>
                                          </w:rPrChange>
                                        </w:rPr>
                                        <w:t xml:space="preserve">Implementation</w:t>
                                      </w:r>
                                    </w:ins>
                                  </w:sdtContent>
                                </w:sdt>
                                <w:ins w:author="Fermin Azcueta" w:id="13" w:date="2026-03-20T10:57:36Z"/>
                              </w:sdtContent>
                            </w:sdt>
                          </w:p>
                        </w:sdtContent>
                      </w:sdt>
                    </w:tc>
                  </w:sdtContent>
                </w:sdt>
                <w:sdt>
                  <w:sdtPr>
                    <w:lock w:val="contentLocked"/>
                    <w:id w:val="-918945372"/>
                    <w:tag w:val="goog_rdk_171"/>
                  </w:sdtPr>
                  <w:sdtContent>
                    <w:tc>
                      <w:tcPr>
                        <w:tcBorders>
                          <w:top w:color="cccccc"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sdt>
                        <w:sdtPr>
                          <w:id w:val="1852281447"/>
                          <w:tag w:val="goog_rdk_174"/>
                        </w:sdtPr>
                        <w:sdtContent>
                          <w:p w:rsidR="00000000" w:rsidDel="00000000" w:rsidP="00000000" w:rsidRDefault="00000000" w:rsidRPr="00000000" w14:paraId="00000052">
                            <w:pPr>
                              <w:widowControl w:val="0"/>
                              <w:spacing w:line="276" w:lineRule="auto"/>
                              <w:jc w:val="center"/>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1697646613"/>
                                <w:tag w:val="goog_rdk_172"/>
                              </w:sdtPr>
                              <w:sdtContent>
                                <w:ins w:author="Fermin Azcueta" w:id="13" w:date="2026-03-20T10:57:36Z"/>
                                <w:sdt>
                                  <w:sdtPr>
                                    <w:id w:val="-368689185"/>
                                    <w:tag w:val="goog_rdk_173"/>
                                  </w:sdtPr>
                                  <w:sdtContent>
                                    <w:ins w:author="Fermin Azcueta" w:id="13" w:date="2026-03-20T10:57:36Z">
                                      <w:r w:rsidDel="00000000" w:rsidR="00000000" w:rsidRPr="00000000">
                                        <w:rPr>
                                          <w:rFonts w:ascii="Arial" w:cs="Arial" w:eastAsia="Arial" w:hAnsi="Arial"/>
                                          <w:sz w:val="20"/>
                                          <w:szCs w:val="20"/>
                                          <w:rtl w:val="0"/>
                                          <w:rPrChange w:author="Fermin Azcueta" w:id="15" w:date="2026-03-20T10:57:36Z">
                                            <w:rPr>
                                              <w:rFonts w:ascii="Consolas" w:cs="Consolas" w:eastAsia="Consolas" w:hAnsi="Consolas"/>
                                              <w:b w:val="1"/>
                                              <w:bCs w:val="1"/>
                                              <w:color w:val="7a7ae6"/>
                                              <w:sz w:val="18"/>
                                              <w:szCs w:val="18"/>
                                            </w:rPr>
                                          </w:rPrChange>
                                        </w:rPr>
                                        <w:t xml:space="preserve">Pilots &amp; experiments</w:t>
                                      </w:r>
                                    </w:ins>
                                  </w:sdtContent>
                                </w:sdt>
                                <w:ins w:author="Fermin Azcueta" w:id="13" w:date="2026-03-20T10:57:36Z"/>
                              </w:sdtContent>
                            </w:sdt>
                          </w:p>
                        </w:sdtContent>
                      </w:sdt>
                    </w:tc>
                  </w:sdtContent>
                </w:sdt>
                <w:sdt>
                  <w:sdtPr>
                    <w:lock w:val="contentLocked"/>
                    <w:id w:val="1404561619"/>
                    <w:tag w:val="goog_rdk_175"/>
                  </w:sdtPr>
                  <w:sdtContent>
                    <w:tc>
                      <w:tcPr>
                        <w:tcBorders>
                          <w:top w:color="cccccc" w:space="0" w:sz="5" w:val="single"/>
                          <w:left w:color="cccccc" w:space="0" w:sz="5" w:val="single"/>
                          <w:bottom w:color="000000" w:space="0" w:sz="5" w:val="single"/>
                          <w:right w:color="000000" w:space="0" w:sz="5" w:val="single"/>
                        </w:tcBorders>
                        <w:shd w:fill="7a7ae6" w:val="clear"/>
                        <w:tcMar>
                          <w:top w:w="40.0" w:type="dxa"/>
                          <w:left w:w="40.0" w:type="dxa"/>
                          <w:bottom w:w="40.0" w:type="dxa"/>
                          <w:right w:w="40.0" w:type="dxa"/>
                        </w:tcMar>
                        <w:vAlign w:val="bottom"/>
                      </w:tcPr>
                      <w:sdt>
                        <w:sdtPr>
                          <w:id w:val="-1948239201"/>
                          <w:tag w:val="goog_rdk_178"/>
                        </w:sdtPr>
                        <w:sdtContent>
                          <w:p w:rsidR="00000000" w:rsidDel="00000000" w:rsidP="00000000" w:rsidRDefault="00000000" w:rsidRPr="00000000" w14:paraId="00000053">
                            <w:pPr>
                              <w:widowControl w:val="0"/>
                              <w:spacing w:line="276" w:lineRule="auto"/>
                              <w:jc w:val="center"/>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1027295989"/>
                                <w:tag w:val="goog_rdk_176"/>
                              </w:sdtPr>
                              <w:sdtContent>
                                <w:ins w:author="Fermin Azcueta" w:id="13" w:date="2026-03-20T10:57:36Z"/>
                                <w:sdt>
                                  <w:sdtPr>
                                    <w:id w:val="1281847886"/>
                                    <w:tag w:val="goog_rdk_177"/>
                                  </w:sdtPr>
                                  <w:sdtContent>
                                    <w:ins w:author="Fermin Azcueta" w:id="13" w:date="2026-03-20T10:57:36Z">
                                      <w:r w:rsidDel="00000000" w:rsidR="00000000" w:rsidRPr="00000000">
                                        <w:rPr>
                                          <w:rFonts w:ascii="Arial" w:cs="Arial" w:eastAsia="Arial" w:hAnsi="Arial"/>
                                          <w:sz w:val="20"/>
                                          <w:szCs w:val="20"/>
                                          <w:rtl w:val="0"/>
                                          <w:rPrChange w:author="Fermin Azcueta" w:id="15" w:date="2026-03-20T10:57:36Z">
                                            <w:rPr>
                                              <w:rFonts w:ascii="Consolas" w:cs="Consolas" w:eastAsia="Consolas" w:hAnsi="Consolas"/>
                                              <w:b w:val="1"/>
                                              <w:bCs w:val="1"/>
                                              <w:color w:val="7a7ae6"/>
                                              <w:sz w:val="18"/>
                                              <w:szCs w:val="18"/>
                                            </w:rPr>
                                          </w:rPrChange>
                                        </w:rPr>
                                        <w:t xml:space="preserve">Scaled transformation</w:t>
                                      </w:r>
                                    </w:ins>
                                  </w:sdtContent>
                                </w:sdt>
                                <w:ins w:author="Fermin Azcueta" w:id="13" w:date="2026-03-20T10:57:36Z"/>
                              </w:sdtContent>
                            </w:sdt>
                          </w:p>
                        </w:sdtContent>
                      </w:sdt>
                    </w:tc>
                  </w:sdtContent>
                </w:sdt>
              </w:tr>
            </w:sdtContent>
          </w:sdt>
          <w:sdt>
            <w:sdtPr>
              <w:id w:val="2068178094"/>
              <w:tag w:val="goog_rdk_179"/>
            </w:sdtPr>
            <w:sdtContent>
              <w:tr>
                <w:trPr>
                  <w:cantSplit w:val="0"/>
                  <w:trHeight w:val="315" w:hRule="atLeast"/>
                  <w:tblHeader w:val="0"/>
                  <w:ins w:author="Fermin Azcueta" w:id="13" w:date="2026-03-20T10:57:36Z"/>
                </w:trPr>
                <w:sdt>
                  <w:sdtPr>
                    <w:lock w:val="contentLocked"/>
                    <w:id w:val="-402122671"/>
                    <w:tag w:val="goog_rdk_180"/>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sdt>
                        <w:sdtPr>
                          <w:id w:val="-1242914481"/>
                          <w:tag w:val="goog_rdk_183"/>
                        </w:sdtPr>
                        <w:sdtContent>
                          <w:p w:rsidR="00000000" w:rsidDel="00000000" w:rsidP="00000000" w:rsidRDefault="00000000" w:rsidRPr="00000000" w14:paraId="00000054">
                            <w:pPr>
                              <w:widowControl w:val="0"/>
                              <w:spacing w:line="276" w:lineRule="auto"/>
                              <w:rPr>
                                <w:ins w:author="Fermin Azcueta" w:id="13" w:date="2026-03-20T10:57:36Z"/>
                                <w:b w:val="1"/>
                                <w:bCs w:val="1"/>
                                <w:sz w:val="20"/>
                                <w:szCs w:val="20"/>
                                <w:rPrChange w:author="Fermin Azcueta" w:id="15" w:date="2026-03-20T10:57:36Z">
                                  <w:rPr>
                                    <w:rFonts w:ascii="Consolas" w:cs="Consolas" w:eastAsia="Consolas" w:hAnsi="Consolas"/>
                                    <w:b w:val="1"/>
                                    <w:bCs w:val="1"/>
                                    <w:color w:val="7a7ae6"/>
                                    <w:sz w:val="18"/>
                                    <w:szCs w:val="18"/>
                                  </w:rPr>
                                </w:rPrChange>
                              </w:rPr>
                            </w:pPr>
                            <w:sdt>
                              <w:sdtPr>
                                <w:id w:val="-2071212929"/>
                                <w:tag w:val="goog_rdk_181"/>
                              </w:sdtPr>
                              <w:sdtContent>
                                <w:ins w:author="Fermin Azcueta" w:id="13" w:date="2026-03-20T10:57:36Z"/>
                                <w:sdt>
                                  <w:sdtPr>
                                    <w:id w:val="1378231682"/>
                                    <w:tag w:val="goog_rdk_182"/>
                                  </w:sdtPr>
                                  <w:sdtContent>
                                    <w:ins w:author="Fermin Azcueta" w:id="13" w:date="2026-03-20T10:57:36Z">
                                      <w:r w:rsidDel="00000000" w:rsidR="00000000" w:rsidRPr="00000000">
                                        <w:rPr>
                                          <w:b w:val="1"/>
                                          <w:bCs w:val="1"/>
                                          <w:sz w:val="20"/>
                                          <w:szCs w:val="20"/>
                                          <w:rtl w:val="0"/>
                                          <w:rPrChange w:author="Fermin Azcueta" w:id="15" w:date="2026-03-20T10:57:36Z">
                                            <w:rPr>
                                              <w:rFonts w:ascii="Consolas" w:cs="Consolas" w:eastAsia="Consolas" w:hAnsi="Consolas"/>
                                              <w:b w:val="1"/>
                                              <w:bCs w:val="1"/>
                                              <w:color w:val="7a7ae6"/>
                                              <w:sz w:val="18"/>
                                              <w:szCs w:val="18"/>
                                            </w:rPr>
                                          </w:rPrChange>
                                        </w:rPr>
                                        <w:t xml:space="preserve">AI Role</w:t>
                                      </w:r>
                                    </w:ins>
                                  </w:sdtContent>
                                </w:sdt>
                                <w:ins w:author="Fermin Azcueta" w:id="13" w:date="2026-03-20T10:57:36Z"/>
                              </w:sdtContent>
                            </w:sdt>
                          </w:p>
                        </w:sdtContent>
                      </w:sdt>
                    </w:tc>
                  </w:sdtContent>
                </w:sdt>
                <w:sdt>
                  <w:sdtPr>
                    <w:lock w:val="contentLocked"/>
                    <w:id w:val="1320192122"/>
                    <w:tag w:val="goog_rdk_184"/>
                  </w:sdtPr>
                  <w:sdtContent>
                    <w:tc>
                      <w:tcPr>
                        <w:tcBorders>
                          <w:top w:color="cccccc"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sdt>
                        <w:sdtPr>
                          <w:id w:val="-183281022"/>
                          <w:tag w:val="goog_rdk_187"/>
                        </w:sdtPr>
                        <w:sdtContent>
                          <w:p w:rsidR="00000000" w:rsidDel="00000000" w:rsidP="00000000" w:rsidRDefault="00000000" w:rsidRPr="00000000" w14:paraId="00000055">
                            <w:pPr>
                              <w:widowControl w:val="0"/>
                              <w:spacing w:line="276" w:lineRule="auto"/>
                              <w:jc w:val="center"/>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1275540129"/>
                                <w:tag w:val="goog_rdk_185"/>
                              </w:sdtPr>
                              <w:sdtContent>
                                <w:ins w:author="Fermin Azcueta" w:id="13" w:date="2026-03-20T10:57:36Z"/>
                                <w:sdt>
                                  <w:sdtPr>
                                    <w:id w:val="-1612984754"/>
                                    <w:tag w:val="goog_rdk_186"/>
                                  </w:sdtPr>
                                  <w:sdtContent>
                                    <w:ins w:author="Fermin Azcueta" w:id="13" w:date="2026-03-20T10:57:36Z">
                                      <w:r w:rsidDel="00000000" w:rsidR="00000000" w:rsidRPr="00000000">
                                        <w:rPr>
                                          <w:rFonts w:ascii="Arial" w:cs="Arial" w:eastAsia="Arial" w:hAnsi="Arial"/>
                                          <w:sz w:val="20"/>
                                          <w:szCs w:val="20"/>
                                          <w:rtl w:val="0"/>
                                          <w:rPrChange w:author="Fermin Azcueta" w:id="15" w:date="2026-03-20T10:57:36Z">
                                            <w:rPr>
                                              <w:rFonts w:ascii="Consolas" w:cs="Consolas" w:eastAsia="Consolas" w:hAnsi="Consolas"/>
                                              <w:b w:val="1"/>
                                              <w:bCs w:val="1"/>
                                              <w:color w:val="7a7ae6"/>
                                              <w:sz w:val="18"/>
                                              <w:szCs w:val="18"/>
                                            </w:rPr>
                                          </w:rPrChange>
                                        </w:rPr>
                                        <w:t xml:space="preserve">Assistant to individuals</w:t>
                                      </w:r>
                                    </w:ins>
                                  </w:sdtContent>
                                </w:sdt>
                                <w:ins w:author="Fermin Azcueta" w:id="13" w:date="2026-03-20T10:57:36Z"/>
                              </w:sdtContent>
                            </w:sdt>
                          </w:p>
                        </w:sdtContent>
                      </w:sdt>
                    </w:tc>
                  </w:sdtContent>
                </w:sdt>
                <w:sdt>
                  <w:sdtPr>
                    <w:lock w:val="contentLocked"/>
                    <w:id w:val="-183308899"/>
                    <w:tag w:val="goog_rdk_188"/>
                  </w:sdtPr>
                  <w:sdtContent>
                    <w:tc>
                      <w:tcPr>
                        <w:tcBorders>
                          <w:top w:color="cccccc" w:space="0" w:sz="5" w:val="single"/>
                          <w:left w:color="cccccc" w:space="0" w:sz="5" w:val="single"/>
                          <w:bottom w:color="000000" w:space="0" w:sz="5" w:val="single"/>
                          <w:right w:color="000000" w:space="0" w:sz="5" w:val="single"/>
                        </w:tcBorders>
                        <w:shd w:fill="7a7ae6" w:val="clear"/>
                        <w:tcMar>
                          <w:top w:w="40.0" w:type="dxa"/>
                          <w:left w:w="40.0" w:type="dxa"/>
                          <w:bottom w:w="40.0" w:type="dxa"/>
                          <w:right w:w="40.0" w:type="dxa"/>
                        </w:tcMar>
                        <w:vAlign w:val="bottom"/>
                      </w:tcPr>
                      <w:sdt>
                        <w:sdtPr>
                          <w:id w:val="-593968271"/>
                          <w:tag w:val="goog_rdk_191"/>
                        </w:sdtPr>
                        <w:sdtContent>
                          <w:p w:rsidR="00000000" w:rsidDel="00000000" w:rsidP="00000000" w:rsidRDefault="00000000" w:rsidRPr="00000000" w14:paraId="00000056">
                            <w:pPr>
                              <w:widowControl w:val="0"/>
                              <w:spacing w:line="276" w:lineRule="auto"/>
                              <w:jc w:val="center"/>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1041274492"/>
                                <w:tag w:val="goog_rdk_189"/>
                              </w:sdtPr>
                              <w:sdtContent>
                                <w:ins w:author="Fermin Azcueta" w:id="13" w:date="2026-03-20T10:57:36Z"/>
                                <w:sdt>
                                  <w:sdtPr>
                                    <w:id w:val="-1462050576"/>
                                    <w:tag w:val="goog_rdk_190"/>
                                  </w:sdtPr>
                                  <w:sdtContent>
                                    <w:ins w:author="Fermin Azcueta" w:id="13" w:date="2026-03-20T10:57:36Z">
                                      <w:r w:rsidDel="00000000" w:rsidR="00000000" w:rsidRPr="00000000">
                                        <w:rPr>
                                          <w:rFonts w:ascii="Arial" w:cs="Arial" w:eastAsia="Arial" w:hAnsi="Arial"/>
                                          <w:sz w:val="20"/>
                                          <w:szCs w:val="20"/>
                                          <w:rtl w:val="0"/>
                                          <w:rPrChange w:author="Fermin Azcueta" w:id="15" w:date="2026-03-20T10:57:36Z">
                                            <w:rPr>
                                              <w:rFonts w:ascii="Consolas" w:cs="Consolas" w:eastAsia="Consolas" w:hAnsi="Consolas"/>
                                              <w:b w:val="1"/>
                                              <w:bCs w:val="1"/>
                                              <w:color w:val="7a7ae6"/>
                                              <w:sz w:val="18"/>
                                              <w:szCs w:val="18"/>
                                            </w:rPr>
                                          </w:rPrChange>
                                        </w:rPr>
                                        <w:t xml:space="preserve">Embedded in execution</w:t>
                                      </w:r>
                                    </w:ins>
                                  </w:sdtContent>
                                </w:sdt>
                                <w:ins w:author="Fermin Azcueta" w:id="13" w:date="2026-03-20T10:57:36Z"/>
                              </w:sdtContent>
                            </w:sdt>
                          </w:p>
                        </w:sdtContent>
                      </w:sdt>
                    </w:tc>
                  </w:sdtContent>
                </w:sdt>
              </w:tr>
            </w:sdtContent>
          </w:sdt>
          <w:sdt>
            <w:sdtPr>
              <w:id w:val="-102739124"/>
              <w:tag w:val="goog_rdk_192"/>
            </w:sdtPr>
            <w:sdtContent>
              <w:tr>
                <w:trPr>
                  <w:cantSplit w:val="0"/>
                  <w:trHeight w:val="315" w:hRule="atLeast"/>
                  <w:tblHeader w:val="0"/>
                  <w:ins w:author="Fermin Azcueta" w:id="13" w:date="2026-03-20T10:57:36Z"/>
                </w:trPr>
                <w:sdt>
                  <w:sdtPr>
                    <w:lock w:val="contentLocked"/>
                    <w:id w:val="-1268881177"/>
                    <w:tag w:val="goog_rdk_193"/>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sdt>
                        <w:sdtPr>
                          <w:id w:val="-26344002"/>
                          <w:tag w:val="goog_rdk_196"/>
                        </w:sdtPr>
                        <w:sdtContent>
                          <w:p w:rsidR="00000000" w:rsidDel="00000000" w:rsidP="00000000" w:rsidRDefault="00000000" w:rsidRPr="00000000" w14:paraId="00000057">
                            <w:pPr>
                              <w:widowControl w:val="0"/>
                              <w:spacing w:line="276" w:lineRule="auto"/>
                              <w:rPr>
                                <w:ins w:author="Fermin Azcueta" w:id="13" w:date="2026-03-20T10:57:36Z"/>
                                <w:b w:val="1"/>
                                <w:bCs w:val="1"/>
                                <w:sz w:val="20"/>
                                <w:szCs w:val="20"/>
                                <w:rPrChange w:author="Fermin Azcueta" w:id="15" w:date="2026-03-20T10:57:36Z">
                                  <w:rPr>
                                    <w:rFonts w:ascii="Consolas" w:cs="Consolas" w:eastAsia="Consolas" w:hAnsi="Consolas"/>
                                    <w:b w:val="1"/>
                                    <w:bCs w:val="1"/>
                                    <w:color w:val="7a7ae6"/>
                                    <w:sz w:val="18"/>
                                    <w:szCs w:val="18"/>
                                  </w:rPr>
                                </w:rPrChange>
                              </w:rPr>
                            </w:pPr>
                            <w:sdt>
                              <w:sdtPr>
                                <w:id w:val="-158951614"/>
                                <w:tag w:val="goog_rdk_194"/>
                              </w:sdtPr>
                              <w:sdtContent>
                                <w:ins w:author="Fermin Azcueta" w:id="13" w:date="2026-03-20T10:57:36Z"/>
                                <w:sdt>
                                  <w:sdtPr>
                                    <w:id w:val="-201473391"/>
                                    <w:tag w:val="goog_rdk_195"/>
                                  </w:sdtPr>
                                  <w:sdtContent>
                                    <w:ins w:author="Fermin Azcueta" w:id="13" w:date="2026-03-20T10:57:36Z">
                                      <w:r w:rsidDel="00000000" w:rsidR="00000000" w:rsidRPr="00000000">
                                        <w:rPr>
                                          <w:b w:val="1"/>
                                          <w:bCs w:val="1"/>
                                          <w:sz w:val="20"/>
                                          <w:szCs w:val="20"/>
                                          <w:rtl w:val="0"/>
                                          <w:rPrChange w:author="Fermin Azcueta" w:id="15" w:date="2026-03-20T10:57:36Z">
                                            <w:rPr>
                                              <w:rFonts w:ascii="Consolas" w:cs="Consolas" w:eastAsia="Consolas" w:hAnsi="Consolas"/>
                                              <w:b w:val="1"/>
                                              <w:bCs w:val="1"/>
                                              <w:color w:val="7a7ae6"/>
                                              <w:sz w:val="18"/>
                                              <w:szCs w:val="18"/>
                                            </w:rPr>
                                          </w:rPrChange>
                                        </w:rPr>
                                        <w:t xml:space="preserve">Data</w:t>
                                      </w:r>
                                    </w:ins>
                                  </w:sdtContent>
                                </w:sdt>
                                <w:ins w:author="Fermin Azcueta" w:id="13" w:date="2026-03-20T10:57:36Z"/>
                              </w:sdtContent>
                            </w:sdt>
                          </w:p>
                        </w:sdtContent>
                      </w:sdt>
                    </w:tc>
                  </w:sdtContent>
                </w:sdt>
                <w:sdt>
                  <w:sdtPr>
                    <w:lock w:val="contentLocked"/>
                    <w:id w:val="1432940085"/>
                    <w:tag w:val="goog_rdk_197"/>
                  </w:sdtPr>
                  <w:sdtContent>
                    <w:tc>
                      <w:tcPr>
                        <w:tcBorders>
                          <w:top w:color="cccccc"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sdt>
                        <w:sdtPr>
                          <w:id w:val="869954917"/>
                          <w:tag w:val="goog_rdk_200"/>
                        </w:sdtPr>
                        <w:sdtContent>
                          <w:p w:rsidR="00000000" w:rsidDel="00000000" w:rsidP="00000000" w:rsidRDefault="00000000" w:rsidRPr="00000000" w14:paraId="00000058">
                            <w:pPr>
                              <w:widowControl w:val="0"/>
                              <w:spacing w:line="276" w:lineRule="auto"/>
                              <w:jc w:val="center"/>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510616903"/>
                                <w:tag w:val="goog_rdk_198"/>
                              </w:sdtPr>
                              <w:sdtContent>
                                <w:ins w:author="Fermin Azcueta" w:id="13" w:date="2026-03-20T10:57:36Z"/>
                                <w:sdt>
                                  <w:sdtPr>
                                    <w:id w:val="1982492192"/>
                                    <w:tag w:val="goog_rdk_199"/>
                                  </w:sdtPr>
                                  <w:sdtContent>
                                    <w:ins w:author="Fermin Azcueta" w:id="13" w:date="2026-03-20T10:57:36Z">
                                      <w:r w:rsidDel="00000000" w:rsidR="00000000" w:rsidRPr="00000000">
                                        <w:rPr>
                                          <w:rFonts w:ascii="Arial" w:cs="Arial" w:eastAsia="Arial" w:hAnsi="Arial"/>
                                          <w:sz w:val="20"/>
                                          <w:szCs w:val="20"/>
                                          <w:rtl w:val="0"/>
                                          <w:rPrChange w:author="Fermin Azcueta" w:id="15" w:date="2026-03-20T10:57:36Z">
                                            <w:rPr>
                                              <w:rFonts w:ascii="Consolas" w:cs="Consolas" w:eastAsia="Consolas" w:hAnsi="Consolas"/>
                                              <w:b w:val="1"/>
                                              <w:bCs w:val="1"/>
                                              <w:color w:val="7a7ae6"/>
                                              <w:sz w:val="18"/>
                                              <w:szCs w:val="18"/>
                                            </w:rPr>
                                          </w:rPrChange>
                                        </w:rPr>
                                        <w:t xml:space="preserve">Fragmented across systems</w:t>
                                      </w:r>
                                    </w:ins>
                                  </w:sdtContent>
                                </w:sdt>
                                <w:ins w:author="Fermin Azcueta" w:id="13" w:date="2026-03-20T10:57:36Z"/>
                              </w:sdtContent>
                            </w:sdt>
                          </w:p>
                        </w:sdtContent>
                      </w:sdt>
                    </w:tc>
                  </w:sdtContent>
                </w:sdt>
                <w:sdt>
                  <w:sdtPr>
                    <w:lock w:val="contentLocked"/>
                    <w:id w:val="1109210501"/>
                    <w:tag w:val="goog_rdk_201"/>
                  </w:sdtPr>
                  <w:sdtContent>
                    <w:tc>
                      <w:tcPr>
                        <w:tcBorders>
                          <w:top w:color="cccccc" w:space="0" w:sz="5" w:val="single"/>
                          <w:left w:color="cccccc" w:space="0" w:sz="5" w:val="single"/>
                          <w:bottom w:color="000000" w:space="0" w:sz="5" w:val="single"/>
                          <w:right w:color="000000" w:space="0" w:sz="5" w:val="single"/>
                        </w:tcBorders>
                        <w:shd w:fill="7a7ae6" w:val="clear"/>
                        <w:tcMar>
                          <w:top w:w="40.0" w:type="dxa"/>
                          <w:left w:w="40.0" w:type="dxa"/>
                          <w:bottom w:w="40.0" w:type="dxa"/>
                          <w:right w:w="40.0" w:type="dxa"/>
                        </w:tcMar>
                        <w:vAlign w:val="bottom"/>
                      </w:tcPr>
                      <w:sdt>
                        <w:sdtPr>
                          <w:id w:val="703726693"/>
                          <w:tag w:val="goog_rdk_204"/>
                        </w:sdtPr>
                        <w:sdtContent>
                          <w:p w:rsidR="00000000" w:rsidDel="00000000" w:rsidP="00000000" w:rsidRDefault="00000000" w:rsidRPr="00000000" w14:paraId="00000059">
                            <w:pPr>
                              <w:widowControl w:val="0"/>
                              <w:spacing w:line="276" w:lineRule="auto"/>
                              <w:jc w:val="center"/>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1833927382"/>
                                <w:tag w:val="goog_rdk_202"/>
                              </w:sdtPr>
                              <w:sdtContent>
                                <w:ins w:author="Fermin Azcueta" w:id="13" w:date="2026-03-20T10:57:36Z"/>
                                <w:sdt>
                                  <w:sdtPr>
                                    <w:id w:val="1828221731"/>
                                    <w:tag w:val="goog_rdk_203"/>
                                  </w:sdtPr>
                                  <w:sdtContent>
                                    <w:ins w:author="Fermin Azcueta" w:id="13" w:date="2026-03-20T10:57:36Z">
                                      <w:r w:rsidDel="00000000" w:rsidR="00000000" w:rsidRPr="00000000">
                                        <w:rPr>
                                          <w:rFonts w:ascii="Arial" w:cs="Arial" w:eastAsia="Arial" w:hAnsi="Arial"/>
                                          <w:sz w:val="20"/>
                                          <w:szCs w:val="20"/>
                                          <w:rtl w:val="0"/>
                                          <w:rPrChange w:author="Fermin Azcueta" w:id="15" w:date="2026-03-20T10:57:36Z">
                                            <w:rPr>
                                              <w:rFonts w:ascii="Consolas" w:cs="Consolas" w:eastAsia="Consolas" w:hAnsi="Consolas"/>
                                              <w:b w:val="1"/>
                                              <w:bCs w:val="1"/>
                                              <w:color w:val="7a7ae6"/>
                                              <w:sz w:val="18"/>
                                              <w:szCs w:val="18"/>
                                            </w:rPr>
                                          </w:rPrChange>
                                        </w:rPr>
                                        <w:t xml:space="preserve">Integrated across functions</w:t>
                                      </w:r>
                                    </w:ins>
                                  </w:sdtContent>
                                </w:sdt>
                                <w:ins w:author="Fermin Azcueta" w:id="13" w:date="2026-03-20T10:57:36Z"/>
                              </w:sdtContent>
                            </w:sdt>
                          </w:p>
                        </w:sdtContent>
                      </w:sdt>
                    </w:tc>
                  </w:sdtContent>
                </w:sdt>
              </w:tr>
            </w:sdtContent>
          </w:sdt>
          <w:sdt>
            <w:sdtPr>
              <w:id w:val="-497934"/>
              <w:tag w:val="goog_rdk_205"/>
            </w:sdtPr>
            <w:sdtContent>
              <w:tr>
                <w:trPr>
                  <w:cantSplit w:val="0"/>
                  <w:trHeight w:val="315" w:hRule="atLeast"/>
                  <w:tblHeader w:val="0"/>
                  <w:ins w:author="Fermin Azcueta" w:id="13" w:date="2026-03-20T10:57:36Z"/>
                </w:trPr>
                <w:sdt>
                  <w:sdtPr>
                    <w:lock w:val="contentLocked"/>
                    <w:id w:val="-1148148783"/>
                    <w:tag w:val="goog_rdk_206"/>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sdt>
                        <w:sdtPr>
                          <w:id w:val="-1824446313"/>
                          <w:tag w:val="goog_rdk_209"/>
                        </w:sdtPr>
                        <w:sdtContent>
                          <w:p w:rsidR="00000000" w:rsidDel="00000000" w:rsidP="00000000" w:rsidRDefault="00000000" w:rsidRPr="00000000" w14:paraId="0000005A">
                            <w:pPr>
                              <w:widowControl w:val="0"/>
                              <w:spacing w:line="276" w:lineRule="auto"/>
                              <w:rPr>
                                <w:ins w:author="Fermin Azcueta" w:id="13" w:date="2026-03-20T10:57:36Z"/>
                                <w:b w:val="1"/>
                                <w:bCs w:val="1"/>
                                <w:sz w:val="20"/>
                                <w:szCs w:val="20"/>
                                <w:rPrChange w:author="Fermin Azcueta" w:id="15" w:date="2026-03-20T10:57:36Z">
                                  <w:rPr>
                                    <w:rFonts w:ascii="Consolas" w:cs="Consolas" w:eastAsia="Consolas" w:hAnsi="Consolas"/>
                                    <w:b w:val="1"/>
                                    <w:bCs w:val="1"/>
                                    <w:color w:val="7a7ae6"/>
                                    <w:sz w:val="18"/>
                                    <w:szCs w:val="18"/>
                                  </w:rPr>
                                </w:rPrChange>
                              </w:rPr>
                            </w:pPr>
                            <w:sdt>
                              <w:sdtPr>
                                <w:id w:val="-83651105"/>
                                <w:tag w:val="goog_rdk_207"/>
                              </w:sdtPr>
                              <w:sdtContent>
                                <w:ins w:author="Fermin Azcueta" w:id="13" w:date="2026-03-20T10:57:36Z"/>
                                <w:sdt>
                                  <w:sdtPr>
                                    <w:id w:val="-1719627470"/>
                                    <w:tag w:val="goog_rdk_208"/>
                                  </w:sdtPr>
                                  <w:sdtContent>
                                    <w:ins w:author="Fermin Azcueta" w:id="13" w:date="2026-03-20T10:57:36Z">
                                      <w:r w:rsidDel="00000000" w:rsidR="00000000" w:rsidRPr="00000000">
                                        <w:rPr>
                                          <w:b w:val="1"/>
                                          <w:bCs w:val="1"/>
                                          <w:sz w:val="20"/>
                                          <w:szCs w:val="20"/>
                                          <w:rtl w:val="0"/>
                                          <w:rPrChange w:author="Fermin Azcueta" w:id="15" w:date="2026-03-20T10:57:36Z">
                                            <w:rPr>
                                              <w:rFonts w:ascii="Consolas" w:cs="Consolas" w:eastAsia="Consolas" w:hAnsi="Consolas"/>
                                              <w:b w:val="1"/>
                                              <w:bCs w:val="1"/>
                                              <w:color w:val="7a7ae6"/>
                                              <w:sz w:val="18"/>
                                              <w:szCs w:val="18"/>
                                            </w:rPr>
                                          </w:rPrChange>
                                        </w:rPr>
                                        <w:t xml:space="preserve">Impact</w:t>
                                      </w:r>
                                    </w:ins>
                                  </w:sdtContent>
                                </w:sdt>
                                <w:ins w:author="Fermin Azcueta" w:id="13" w:date="2026-03-20T10:57:36Z"/>
                              </w:sdtContent>
                            </w:sdt>
                          </w:p>
                        </w:sdtContent>
                      </w:sdt>
                    </w:tc>
                  </w:sdtContent>
                </w:sdt>
                <w:sdt>
                  <w:sdtPr>
                    <w:lock w:val="contentLocked"/>
                    <w:id w:val="1186602574"/>
                    <w:tag w:val="goog_rdk_210"/>
                  </w:sdtPr>
                  <w:sdtContent>
                    <w:tc>
                      <w:tcPr>
                        <w:tcBorders>
                          <w:top w:color="cccccc"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sdt>
                        <w:sdtPr>
                          <w:id w:val="-13885692"/>
                          <w:tag w:val="goog_rdk_213"/>
                        </w:sdtPr>
                        <w:sdtContent>
                          <w:p w:rsidR="00000000" w:rsidDel="00000000" w:rsidP="00000000" w:rsidRDefault="00000000" w:rsidRPr="00000000" w14:paraId="0000005B">
                            <w:pPr>
                              <w:widowControl w:val="0"/>
                              <w:spacing w:line="276" w:lineRule="auto"/>
                              <w:jc w:val="center"/>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1493183752"/>
                                <w:tag w:val="goog_rdk_211"/>
                              </w:sdtPr>
                              <w:sdtContent>
                                <w:ins w:author="Fermin Azcueta" w:id="13" w:date="2026-03-20T10:57:36Z"/>
                                <w:sdt>
                                  <w:sdtPr>
                                    <w:id w:val="-1455848646"/>
                                    <w:tag w:val="goog_rdk_212"/>
                                  </w:sdtPr>
                                  <w:sdtContent>
                                    <w:ins w:author="Fermin Azcueta" w:id="13" w:date="2026-03-20T10:57:36Z">
                                      <w:r w:rsidDel="00000000" w:rsidR="00000000" w:rsidRPr="00000000">
                                        <w:rPr>
                                          <w:rFonts w:ascii="Arial" w:cs="Arial" w:eastAsia="Arial" w:hAnsi="Arial"/>
                                          <w:sz w:val="20"/>
                                          <w:szCs w:val="20"/>
                                          <w:rtl w:val="0"/>
                                          <w:rPrChange w:author="Fermin Azcueta" w:id="15" w:date="2026-03-20T10:57:36Z">
                                            <w:rPr>
                                              <w:rFonts w:ascii="Consolas" w:cs="Consolas" w:eastAsia="Consolas" w:hAnsi="Consolas"/>
                                              <w:b w:val="1"/>
                                              <w:bCs w:val="1"/>
                                              <w:color w:val="7a7ae6"/>
                                              <w:sz w:val="18"/>
                                              <w:szCs w:val="18"/>
                                            </w:rPr>
                                          </w:rPrChange>
                                        </w:rPr>
                                        <w:t xml:space="preserve">Localized improvements</w:t>
                                      </w:r>
                                    </w:ins>
                                  </w:sdtContent>
                                </w:sdt>
                                <w:ins w:author="Fermin Azcueta" w:id="13" w:date="2026-03-20T10:57:36Z"/>
                              </w:sdtContent>
                            </w:sdt>
                          </w:p>
                        </w:sdtContent>
                      </w:sdt>
                    </w:tc>
                  </w:sdtContent>
                </w:sdt>
                <w:sdt>
                  <w:sdtPr>
                    <w:lock w:val="contentLocked"/>
                    <w:id w:val="1539406522"/>
                    <w:tag w:val="goog_rdk_214"/>
                  </w:sdtPr>
                  <w:sdtContent>
                    <w:tc>
                      <w:tcPr>
                        <w:tcBorders>
                          <w:top w:color="cccccc" w:space="0" w:sz="5" w:val="single"/>
                          <w:left w:color="cccccc" w:space="0" w:sz="5" w:val="single"/>
                          <w:bottom w:color="000000" w:space="0" w:sz="5" w:val="single"/>
                          <w:right w:color="000000" w:space="0" w:sz="5" w:val="single"/>
                        </w:tcBorders>
                        <w:shd w:fill="7a7ae6" w:val="clear"/>
                        <w:tcMar>
                          <w:top w:w="40.0" w:type="dxa"/>
                          <w:left w:w="40.0" w:type="dxa"/>
                          <w:bottom w:w="40.0" w:type="dxa"/>
                          <w:right w:w="40.0" w:type="dxa"/>
                        </w:tcMar>
                        <w:vAlign w:val="bottom"/>
                      </w:tcPr>
                      <w:sdt>
                        <w:sdtPr>
                          <w:id w:val="-1320428183"/>
                          <w:tag w:val="goog_rdk_217"/>
                        </w:sdtPr>
                        <w:sdtContent>
                          <w:p w:rsidR="00000000" w:rsidDel="00000000" w:rsidP="00000000" w:rsidRDefault="00000000" w:rsidRPr="00000000" w14:paraId="0000005C">
                            <w:pPr>
                              <w:widowControl w:val="0"/>
                              <w:spacing w:line="276" w:lineRule="auto"/>
                              <w:jc w:val="center"/>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1122820714"/>
                                <w:tag w:val="goog_rdk_215"/>
                              </w:sdtPr>
                              <w:sdtContent>
                                <w:ins w:author="Fermin Azcueta" w:id="13" w:date="2026-03-20T10:57:36Z"/>
                                <w:sdt>
                                  <w:sdtPr>
                                    <w:id w:val="-1925716743"/>
                                    <w:tag w:val="goog_rdk_216"/>
                                  </w:sdtPr>
                                  <w:sdtContent>
                                    <w:ins w:author="Fermin Azcueta" w:id="13" w:date="2026-03-20T10:57:36Z">
                                      <w:r w:rsidDel="00000000" w:rsidR="00000000" w:rsidRPr="00000000">
                                        <w:rPr>
                                          <w:rFonts w:ascii="Arial" w:cs="Arial" w:eastAsia="Arial" w:hAnsi="Arial"/>
                                          <w:sz w:val="20"/>
                                          <w:szCs w:val="20"/>
                                          <w:rtl w:val="0"/>
                                          <w:rPrChange w:author="Fermin Azcueta" w:id="15" w:date="2026-03-20T10:57:36Z">
                                            <w:rPr>
                                              <w:rFonts w:ascii="Consolas" w:cs="Consolas" w:eastAsia="Consolas" w:hAnsi="Consolas"/>
                                              <w:b w:val="1"/>
                                              <w:bCs w:val="1"/>
                                              <w:color w:val="7a7ae6"/>
                                              <w:sz w:val="18"/>
                                              <w:szCs w:val="18"/>
                                            </w:rPr>
                                          </w:rPrChange>
                                        </w:rPr>
                                        <w:t xml:space="preserve">Enterprise-wide performance</w:t>
                                      </w:r>
                                    </w:ins>
                                  </w:sdtContent>
                                </w:sdt>
                                <w:ins w:author="Fermin Azcueta" w:id="13" w:date="2026-03-20T10:57:36Z"/>
                              </w:sdtContent>
                            </w:sdt>
                          </w:p>
                        </w:sdtContent>
                      </w:sdt>
                    </w:tc>
                  </w:sdtContent>
                </w:sdt>
              </w:tr>
            </w:sdtContent>
          </w:sdt>
          <w:sdt>
            <w:sdtPr>
              <w:id w:val="-1145643137"/>
              <w:tag w:val="goog_rdk_218"/>
            </w:sdtPr>
            <w:sdtContent>
              <w:tr>
                <w:trPr>
                  <w:cantSplit w:val="0"/>
                  <w:trHeight w:val="315" w:hRule="atLeast"/>
                  <w:tblHeader w:val="0"/>
                  <w:ins w:author="Fermin Azcueta" w:id="13" w:date="2026-03-20T10:57:36Z"/>
                </w:trPr>
                <w:sdt>
                  <w:sdtPr>
                    <w:lock w:val="contentLocked"/>
                    <w:id w:val="-1362999320"/>
                    <w:tag w:val="goog_rdk_219"/>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sdt>
                        <w:sdtPr>
                          <w:id w:val="721576670"/>
                          <w:tag w:val="goog_rdk_222"/>
                        </w:sdtPr>
                        <w:sdtContent>
                          <w:p w:rsidR="00000000" w:rsidDel="00000000" w:rsidP="00000000" w:rsidRDefault="00000000" w:rsidRPr="00000000" w14:paraId="0000005D">
                            <w:pPr>
                              <w:widowControl w:val="0"/>
                              <w:spacing w:line="276" w:lineRule="auto"/>
                              <w:rPr>
                                <w:ins w:author="Fermin Azcueta" w:id="13" w:date="2026-03-20T10:57:36Z"/>
                                <w:b w:val="1"/>
                                <w:bCs w:val="1"/>
                                <w:sz w:val="20"/>
                                <w:szCs w:val="20"/>
                                <w:rPrChange w:author="Fermin Azcueta" w:id="15" w:date="2026-03-20T10:57:36Z">
                                  <w:rPr>
                                    <w:rFonts w:ascii="Consolas" w:cs="Consolas" w:eastAsia="Consolas" w:hAnsi="Consolas"/>
                                    <w:b w:val="1"/>
                                    <w:bCs w:val="1"/>
                                    <w:color w:val="7a7ae6"/>
                                    <w:sz w:val="18"/>
                                    <w:szCs w:val="18"/>
                                  </w:rPr>
                                </w:rPrChange>
                              </w:rPr>
                            </w:pPr>
                            <w:sdt>
                              <w:sdtPr>
                                <w:id w:val="-1141281178"/>
                                <w:tag w:val="goog_rdk_220"/>
                              </w:sdtPr>
                              <w:sdtContent>
                                <w:ins w:author="Fermin Azcueta" w:id="13" w:date="2026-03-20T10:57:36Z"/>
                                <w:sdt>
                                  <w:sdtPr>
                                    <w:id w:val="2018483145"/>
                                    <w:tag w:val="goog_rdk_221"/>
                                  </w:sdtPr>
                                  <w:sdtContent>
                                    <w:ins w:author="Fermin Azcueta" w:id="13" w:date="2026-03-20T10:57:36Z">
                                      <w:r w:rsidDel="00000000" w:rsidR="00000000" w:rsidRPr="00000000">
                                        <w:rPr>
                                          <w:b w:val="1"/>
                                          <w:bCs w:val="1"/>
                                          <w:sz w:val="20"/>
                                          <w:szCs w:val="20"/>
                                          <w:rtl w:val="0"/>
                                          <w:rPrChange w:author="Fermin Azcueta" w:id="15" w:date="2026-03-20T10:57:36Z">
                                            <w:rPr>
                                              <w:rFonts w:ascii="Consolas" w:cs="Consolas" w:eastAsia="Consolas" w:hAnsi="Consolas"/>
                                              <w:b w:val="1"/>
                                              <w:bCs w:val="1"/>
                                              <w:color w:val="7a7ae6"/>
                                              <w:sz w:val="18"/>
                                              <w:szCs w:val="18"/>
                                            </w:rPr>
                                          </w:rPrChange>
                                        </w:rPr>
                                        <w:t xml:space="preserve">Scalability</w:t>
                                      </w:r>
                                    </w:ins>
                                  </w:sdtContent>
                                </w:sdt>
                                <w:ins w:author="Fermin Azcueta" w:id="13" w:date="2026-03-20T10:57:36Z"/>
                              </w:sdtContent>
                            </w:sdt>
                          </w:p>
                        </w:sdtContent>
                      </w:sdt>
                    </w:tc>
                  </w:sdtContent>
                </w:sdt>
                <w:sdt>
                  <w:sdtPr>
                    <w:lock w:val="contentLocked"/>
                    <w:id w:val="1539873496"/>
                    <w:tag w:val="goog_rdk_223"/>
                  </w:sdtPr>
                  <w:sdtContent>
                    <w:tc>
                      <w:tcPr>
                        <w:tcBorders>
                          <w:top w:color="cccccc"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sdt>
                        <w:sdtPr>
                          <w:id w:val="-259545470"/>
                          <w:tag w:val="goog_rdk_226"/>
                        </w:sdtPr>
                        <w:sdtContent>
                          <w:p w:rsidR="00000000" w:rsidDel="00000000" w:rsidP="00000000" w:rsidRDefault="00000000" w:rsidRPr="00000000" w14:paraId="0000005E">
                            <w:pPr>
                              <w:widowControl w:val="0"/>
                              <w:spacing w:line="276" w:lineRule="auto"/>
                              <w:jc w:val="center"/>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1707259555"/>
                                <w:tag w:val="goog_rdk_224"/>
                              </w:sdtPr>
                              <w:sdtContent>
                                <w:ins w:author="Fermin Azcueta" w:id="13" w:date="2026-03-20T10:57:36Z"/>
                                <w:sdt>
                                  <w:sdtPr>
                                    <w:id w:val="1801714913"/>
                                    <w:tag w:val="goog_rdk_225"/>
                                  </w:sdtPr>
                                  <w:sdtContent>
                                    <w:ins w:author="Fermin Azcueta" w:id="13" w:date="2026-03-20T10:57:36Z">
                                      <w:r w:rsidDel="00000000" w:rsidR="00000000" w:rsidRPr="00000000">
                                        <w:rPr>
                                          <w:rFonts w:ascii="Arial" w:cs="Arial" w:eastAsia="Arial" w:hAnsi="Arial"/>
                                          <w:sz w:val="20"/>
                                          <w:szCs w:val="20"/>
                                          <w:rtl w:val="0"/>
                                          <w:rPrChange w:author="Fermin Azcueta" w:id="15" w:date="2026-03-20T10:57:36Z">
                                            <w:rPr>
                                              <w:rFonts w:ascii="Consolas" w:cs="Consolas" w:eastAsia="Consolas" w:hAnsi="Consolas"/>
                                              <w:b w:val="1"/>
                                              <w:bCs w:val="1"/>
                                              <w:color w:val="7a7ae6"/>
                                              <w:sz w:val="18"/>
                                              <w:szCs w:val="18"/>
                                            </w:rPr>
                                          </w:rPrChange>
                                        </w:rPr>
                                        <w:t xml:space="preserve">Limited</w:t>
                                      </w:r>
                                    </w:ins>
                                  </w:sdtContent>
                                </w:sdt>
                                <w:ins w:author="Fermin Azcueta" w:id="13" w:date="2026-03-20T10:57:36Z"/>
                              </w:sdtContent>
                            </w:sdt>
                          </w:p>
                        </w:sdtContent>
                      </w:sdt>
                    </w:tc>
                  </w:sdtContent>
                </w:sdt>
                <w:sdt>
                  <w:sdtPr>
                    <w:lock w:val="contentLocked"/>
                    <w:id w:val="1845780843"/>
                    <w:tag w:val="goog_rdk_227"/>
                  </w:sdtPr>
                  <w:sdtContent>
                    <w:tc>
                      <w:tcPr>
                        <w:tcBorders>
                          <w:top w:color="cccccc" w:space="0" w:sz="5" w:val="single"/>
                          <w:left w:color="cccccc" w:space="0" w:sz="5" w:val="single"/>
                          <w:bottom w:color="000000" w:space="0" w:sz="5" w:val="single"/>
                          <w:right w:color="000000" w:space="0" w:sz="5" w:val="single"/>
                        </w:tcBorders>
                        <w:shd w:fill="7a7ae6" w:val="clear"/>
                        <w:tcMar>
                          <w:top w:w="40.0" w:type="dxa"/>
                          <w:left w:w="40.0" w:type="dxa"/>
                          <w:bottom w:w="40.0" w:type="dxa"/>
                          <w:right w:w="40.0" w:type="dxa"/>
                        </w:tcMar>
                        <w:vAlign w:val="bottom"/>
                      </w:tcPr>
                      <w:sdt>
                        <w:sdtPr>
                          <w:id w:val="-1837124958"/>
                          <w:tag w:val="goog_rdk_230"/>
                        </w:sdtPr>
                        <w:sdtContent>
                          <w:p w:rsidR="00000000" w:rsidDel="00000000" w:rsidP="00000000" w:rsidRDefault="00000000" w:rsidRPr="00000000" w14:paraId="0000005F">
                            <w:pPr>
                              <w:widowControl w:val="0"/>
                              <w:spacing w:line="276" w:lineRule="auto"/>
                              <w:jc w:val="center"/>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1807881297"/>
                                <w:tag w:val="goog_rdk_228"/>
                              </w:sdtPr>
                              <w:sdtContent>
                                <w:ins w:author="Fermin Azcueta" w:id="13" w:date="2026-03-20T10:57:36Z"/>
                                <w:sdt>
                                  <w:sdtPr>
                                    <w:id w:val="-1144131306"/>
                                    <w:tag w:val="goog_rdk_229"/>
                                  </w:sdtPr>
                                  <w:sdtContent>
                                    <w:ins w:author="Fermin Azcueta" w:id="13" w:date="2026-03-20T10:57:36Z">
                                      <w:r w:rsidDel="00000000" w:rsidR="00000000" w:rsidRPr="00000000">
                                        <w:rPr>
                                          <w:rFonts w:ascii="Arial" w:cs="Arial" w:eastAsia="Arial" w:hAnsi="Arial"/>
                                          <w:sz w:val="20"/>
                                          <w:szCs w:val="20"/>
                                          <w:rtl w:val="0"/>
                                          <w:rPrChange w:author="Fermin Azcueta" w:id="15" w:date="2026-03-20T10:57:36Z">
                                            <w:rPr>
                                              <w:rFonts w:ascii="Consolas" w:cs="Consolas" w:eastAsia="Consolas" w:hAnsi="Consolas"/>
                                              <w:b w:val="1"/>
                                              <w:bCs w:val="1"/>
                                              <w:color w:val="7a7ae6"/>
                                              <w:sz w:val="18"/>
                                              <w:szCs w:val="18"/>
                                            </w:rPr>
                                          </w:rPrChange>
                                        </w:rPr>
                                        <w:t xml:space="preserve">Built to scale</w:t>
                                      </w:r>
                                    </w:ins>
                                  </w:sdtContent>
                                </w:sdt>
                                <w:ins w:author="Fermin Azcueta" w:id="13" w:date="2026-03-20T10:57:36Z"/>
                              </w:sdtContent>
                            </w:sdt>
                          </w:p>
                        </w:sdtContent>
                      </w:sdt>
                    </w:tc>
                  </w:sdtContent>
                </w:sdt>
              </w:tr>
            </w:sdtContent>
          </w:sdt>
          <w:sdt>
            <w:sdtPr>
              <w:id w:val="-1265119945"/>
              <w:tag w:val="goog_rdk_231"/>
            </w:sdtPr>
            <w:sdtContent>
              <w:tr>
                <w:trPr>
                  <w:cantSplit w:val="0"/>
                  <w:trHeight w:val="315" w:hRule="atLeast"/>
                  <w:tblHeader w:val="0"/>
                  <w:ins w:author="Fermin Azcueta" w:id="13" w:date="2026-03-20T10:57:36Z"/>
                </w:trPr>
                <w:sdt>
                  <w:sdtPr>
                    <w:lock w:val="contentLocked"/>
                    <w:id w:val="-411395011"/>
                    <w:tag w:val="goog_rdk_232"/>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sdt>
                        <w:sdtPr>
                          <w:id w:val="1092758421"/>
                          <w:tag w:val="goog_rdk_235"/>
                        </w:sdtPr>
                        <w:sdtContent>
                          <w:p w:rsidR="00000000" w:rsidDel="00000000" w:rsidP="00000000" w:rsidRDefault="00000000" w:rsidRPr="00000000" w14:paraId="00000060">
                            <w:pPr>
                              <w:widowControl w:val="0"/>
                              <w:spacing w:line="276" w:lineRule="auto"/>
                              <w:rPr>
                                <w:ins w:author="Fermin Azcueta" w:id="13" w:date="2026-03-20T10:57:36Z"/>
                                <w:b w:val="1"/>
                                <w:bCs w:val="1"/>
                                <w:sz w:val="20"/>
                                <w:szCs w:val="20"/>
                                <w:rPrChange w:author="Fermin Azcueta" w:id="15" w:date="2026-03-20T10:57:36Z">
                                  <w:rPr>
                                    <w:rFonts w:ascii="Consolas" w:cs="Consolas" w:eastAsia="Consolas" w:hAnsi="Consolas"/>
                                    <w:b w:val="1"/>
                                    <w:bCs w:val="1"/>
                                    <w:color w:val="7a7ae6"/>
                                    <w:sz w:val="18"/>
                                    <w:szCs w:val="18"/>
                                  </w:rPr>
                                </w:rPrChange>
                              </w:rPr>
                            </w:pPr>
                            <w:sdt>
                              <w:sdtPr>
                                <w:id w:val="659800457"/>
                                <w:tag w:val="goog_rdk_233"/>
                              </w:sdtPr>
                              <w:sdtContent>
                                <w:ins w:author="Fermin Azcueta" w:id="13" w:date="2026-03-20T10:57:36Z"/>
                                <w:sdt>
                                  <w:sdtPr>
                                    <w:id w:val="-1059107343"/>
                                    <w:tag w:val="goog_rdk_234"/>
                                  </w:sdtPr>
                                  <w:sdtContent>
                                    <w:ins w:author="Fermin Azcueta" w:id="13" w:date="2026-03-20T10:57:36Z">
                                      <w:r w:rsidDel="00000000" w:rsidR="00000000" w:rsidRPr="00000000">
                                        <w:rPr>
                                          <w:b w:val="1"/>
                                          <w:bCs w:val="1"/>
                                          <w:sz w:val="20"/>
                                          <w:szCs w:val="20"/>
                                          <w:rtl w:val="0"/>
                                          <w:rPrChange w:author="Fermin Azcueta" w:id="15" w:date="2026-03-20T10:57:36Z">
                                            <w:rPr>
                                              <w:rFonts w:ascii="Consolas" w:cs="Consolas" w:eastAsia="Consolas" w:hAnsi="Consolas"/>
                                              <w:b w:val="1"/>
                                              <w:bCs w:val="1"/>
                                              <w:color w:val="7a7ae6"/>
                                              <w:sz w:val="18"/>
                                              <w:szCs w:val="18"/>
                                            </w:rPr>
                                          </w:rPrChange>
                                        </w:rPr>
                                        <w:t xml:space="preserve">Outcome</w:t>
                                      </w:r>
                                    </w:ins>
                                  </w:sdtContent>
                                </w:sdt>
                                <w:ins w:author="Fermin Azcueta" w:id="13" w:date="2026-03-20T10:57:36Z"/>
                              </w:sdtContent>
                            </w:sdt>
                          </w:p>
                        </w:sdtContent>
                      </w:sdt>
                    </w:tc>
                  </w:sdtContent>
                </w:sdt>
                <w:sdt>
                  <w:sdtPr>
                    <w:lock w:val="contentLocked"/>
                    <w:id w:val="837426897"/>
                    <w:tag w:val="goog_rdk_236"/>
                  </w:sdtPr>
                  <w:sdtContent>
                    <w:tc>
                      <w:tcPr>
                        <w:tcBorders>
                          <w:top w:color="cccccc" w:space="0" w:sz="5" w:val="single"/>
                          <w:left w:color="cccccc" w:space="0" w:sz="5" w:val="single"/>
                          <w:bottom w:color="000000" w:space="0" w:sz="5" w:val="single"/>
                          <w:right w:color="000000" w:space="0" w:sz="5" w:val="single"/>
                        </w:tcBorders>
                        <w:shd w:fill="efefef" w:val="clear"/>
                        <w:tcMar>
                          <w:top w:w="40.0" w:type="dxa"/>
                          <w:left w:w="40.0" w:type="dxa"/>
                          <w:bottom w:w="40.0" w:type="dxa"/>
                          <w:right w:w="40.0" w:type="dxa"/>
                        </w:tcMar>
                        <w:vAlign w:val="bottom"/>
                      </w:tcPr>
                      <w:sdt>
                        <w:sdtPr>
                          <w:id w:val="-2093064536"/>
                          <w:tag w:val="goog_rdk_239"/>
                        </w:sdtPr>
                        <w:sdtContent>
                          <w:p w:rsidR="00000000" w:rsidDel="00000000" w:rsidP="00000000" w:rsidRDefault="00000000" w:rsidRPr="00000000" w14:paraId="00000061">
                            <w:pPr>
                              <w:widowControl w:val="0"/>
                              <w:spacing w:line="276" w:lineRule="auto"/>
                              <w:jc w:val="center"/>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1112137670"/>
                                <w:tag w:val="goog_rdk_237"/>
                              </w:sdtPr>
                              <w:sdtContent>
                                <w:ins w:author="Fermin Azcueta" w:id="13" w:date="2026-03-20T10:57:36Z"/>
                                <w:sdt>
                                  <w:sdtPr>
                                    <w:id w:val="-1625540643"/>
                                    <w:tag w:val="goog_rdk_238"/>
                                  </w:sdtPr>
                                  <w:sdtContent>
                                    <w:ins w:author="Fermin Azcueta" w:id="13" w:date="2026-03-20T10:57:36Z">
                                      <w:r w:rsidDel="00000000" w:rsidR="00000000" w:rsidRPr="00000000">
                                        <w:rPr>
                                          <w:rFonts w:ascii="Arial" w:cs="Arial" w:eastAsia="Arial" w:hAnsi="Arial"/>
                                          <w:sz w:val="20"/>
                                          <w:szCs w:val="20"/>
                                          <w:rtl w:val="0"/>
                                          <w:rPrChange w:author="Fermin Azcueta" w:id="15" w:date="2026-03-20T10:57:36Z">
                                            <w:rPr>
                                              <w:rFonts w:ascii="Consolas" w:cs="Consolas" w:eastAsia="Consolas" w:hAnsi="Consolas"/>
                                              <w:b w:val="1"/>
                                              <w:bCs w:val="1"/>
                                              <w:color w:val="7a7ae6"/>
                                              <w:sz w:val="18"/>
                                              <w:szCs w:val="18"/>
                                            </w:rPr>
                                          </w:rPrChange>
                                        </w:rPr>
                                        <w:t xml:space="preserve">More activity</w:t>
                                      </w:r>
                                    </w:ins>
                                  </w:sdtContent>
                                </w:sdt>
                                <w:ins w:author="Fermin Azcueta" w:id="13" w:date="2026-03-20T10:57:36Z"/>
                              </w:sdtContent>
                            </w:sdt>
                          </w:p>
                        </w:sdtContent>
                      </w:sdt>
                    </w:tc>
                  </w:sdtContent>
                </w:sdt>
                <w:sdt>
                  <w:sdtPr>
                    <w:lock w:val="contentLocked"/>
                    <w:id w:val="-1074187048"/>
                    <w:tag w:val="goog_rdk_240"/>
                  </w:sdtPr>
                  <w:sdtContent>
                    <w:tc>
                      <w:tcPr>
                        <w:tcBorders>
                          <w:top w:color="cccccc" w:space="0" w:sz="5" w:val="single"/>
                          <w:left w:color="cccccc" w:space="0" w:sz="5" w:val="single"/>
                          <w:bottom w:color="000000" w:space="0" w:sz="5" w:val="single"/>
                          <w:right w:color="000000" w:space="0" w:sz="5" w:val="single"/>
                        </w:tcBorders>
                        <w:shd w:fill="7a7ae6" w:val="clear"/>
                        <w:tcMar>
                          <w:top w:w="40.0" w:type="dxa"/>
                          <w:left w:w="40.0" w:type="dxa"/>
                          <w:bottom w:w="40.0" w:type="dxa"/>
                          <w:right w:w="40.0" w:type="dxa"/>
                        </w:tcMar>
                        <w:vAlign w:val="bottom"/>
                      </w:tcPr>
                      <w:sdt>
                        <w:sdtPr>
                          <w:id w:val="-702349317"/>
                          <w:tag w:val="goog_rdk_243"/>
                        </w:sdtPr>
                        <w:sdtContent>
                          <w:p w:rsidR="00000000" w:rsidDel="00000000" w:rsidP="00000000" w:rsidRDefault="00000000" w:rsidRPr="00000000" w14:paraId="00000062">
                            <w:pPr>
                              <w:widowControl w:val="0"/>
                              <w:spacing w:line="276" w:lineRule="auto"/>
                              <w:jc w:val="center"/>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488242050"/>
                                <w:tag w:val="goog_rdk_241"/>
                              </w:sdtPr>
                              <w:sdtContent>
                                <w:ins w:author="Fermin Azcueta" w:id="13" w:date="2026-03-20T10:57:36Z"/>
                                <w:sdt>
                                  <w:sdtPr>
                                    <w:id w:val="-1973347039"/>
                                    <w:tag w:val="goog_rdk_242"/>
                                  </w:sdtPr>
                                  <w:sdtContent>
                                    <w:ins w:author="Fermin Azcueta" w:id="13" w:date="2026-03-20T10:57:36Z">
                                      <w:r w:rsidDel="00000000" w:rsidR="00000000" w:rsidRPr="00000000">
                                        <w:rPr>
                                          <w:rFonts w:ascii="Arial" w:cs="Arial" w:eastAsia="Arial" w:hAnsi="Arial"/>
                                          <w:sz w:val="20"/>
                                          <w:szCs w:val="20"/>
                                          <w:rtl w:val="0"/>
                                          <w:rPrChange w:author="Fermin Azcueta" w:id="15" w:date="2026-03-20T10:57:36Z">
                                            <w:rPr>
                                              <w:rFonts w:ascii="Consolas" w:cs="Consolas" w:eastAsia="Consolas" w:hAnsi="Consolas"/>
                                              <w:b w:val="1"/>
                                              <w:bCs w:val="1"/>
                                              <w:color w:val="7a7ae6"/>
                                              <w:sz w:val="18"/>
                                              <w:szCs w:val="18"/>
                                            </w:rPr>
                                          </w:rPrChange>
                                        </w:rPr>
                                        <w:t xml:space="preserve">Better performance</w:t>
                                      </w:r>
                                    </w:ins>
                                  </w:sdtContent>
                                </w:sdt>
                                <w:ins w:author="Fermin Azcueta" w:id="13" w:date="2026-03-20T10:57:36Z"/>
                              </w:sdtContent>
                            </w:sdt>
                          </w:p>
                        </w:sdtContent>
                      </w:sdt>
                    </w:tc>
                  </w:sdtContent>
                </w:sdt>
              </w:tr>
            </w:sdtContent>
          </w:sdt>
        </w:tbl>
      </w:sdtContent>
    </w:sdt>
    <w:sdt>
      <w:sdtPr>
        <w:id w:val="-1515806541"/>
        <w:tag w:val="goog_rdk_247"/>
      </w:sdtPr>
      <w:sdtContent>
        <w:p w:rsidR="00000000" w:rsidDel="00000000" w:rsidP="00000000" w:rsidRDefault="00000000" w:rsidRPr="00000000" w14:paraId="00000063">
          <w:pPr>
            <w:spacing w:after="60" w:before="120" w:lineRule="auto"/>
            <w:jc w:val="left"/>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1240216156"/>
              <w:tag w:val="goog_rdk_245"/>
            </w:sdtPr>
            <w:sdtContent>
              <w:ins w:author="Fermin Azcueta" w:id="13" w:date="2026-03-20T10:57:36Z"/>
              <w:sdt>
                <w:sdtPr>
                  <w:id w:val="533256283"/>
                  <w:tag w:val="goog_rdk_246"/>
                </w:sdtPr>
                <w:sdtContent>
                  <w:ins w:author="Fermin Azcueta" w:id="13" w:date="2026-03-20T10:57:36Z">
                    <w:r w:rsidDel="00000000" w:rsidR="00000000" w:rsidRPr="00000000">
                      <w:rPr>
                        <w:rtl w:val="0"/>
                      </w:rPr>
                    </w:r>
                  </w:ins>
                </w:sdtContent>
              </w:sdt>
              <w:ins w:author="Fermin Azcueta" w:id="13" w:date="2026-03-20T10:57:36Z"/>
            </w:sdtContent>
          </w:sdt>
        </w:p>
      </w:sdtContent>
    </w:sdt>
    <w:sdt>
      <w:sdtPr>
        <w:id w:val="37205017"/>
        <w:tag w:val="goog_rdk_250"/>
      </w:sdtPr>
      <w:sdtContent>
        <w:p w:rsidR="00000000" w:rsidDel="00000000" w:rsidP="00000000" w:rsidRDefault="00000000" w:rsidRPr="00000000" w14:paraId="00000064">
          <w:pPr>
            <w:spacing w:after="160" w:lineRule="auto"/>
            <w:rPr>
              <w:ins w:author="Fermin Azcueta" w:id="13" w:date="2026-03-20T10:57:36Z"/>
              <w:color w:val="52525b"/>
              <w:rPrChange w:author="Fermin Azcueta" w:id="15" w:date="2026-03-20T10:57:36Z">
                <w:rPr>
                  <w:rFonts w:ascii="Consolas" w:cs="Consolas" w:eastAsia="Consolas" w:hAnsi="Consolas"/>
                  <w:b w:val="1"/>
                  <w:bCs w:val="1"/>
                  <w:color w:val="7a7ae6"/>
                  <w:sz w:val="18"/>
                  <w:szCs w:val="18"/>
                </w:rPr>
              </w:rPrChange>
            </w:rPr>
          </w:pPr>
          <w:sdt>
            <w:sdtPr>
              <w:id w:val="572917074"/>
              <w:tag w:val="goog_rdk_248"/>
            </w:sdtPr>
            <w:sdtContent>
              <w:ins w:author="Fermin Azcueta" w:id="13" w:date="2026-03-20T10:57:36Z"/>
              <w:sdt>
                <w:sdtPr>
                  <w:id w:val="1789984625"/>
                  <w:tag w:val="goog_rdk_249"/>
                </w:sdtPr>
                <w:sdtContent>
                  <w:ins w:author="Fermin Azcueta" w:id="13" w:date="2026-03-20T10:57:36Z">
                    <w:r w:rsidDel="00000000" w:rsidR="00000000" w:rsidRPr="00000000">
                      <w:rPr>
                        <w:rtl w:val="0"/>
                      </w:rPr>
                    </w:r>
                  </w:ins>
                </w:sdtContent>
              </w:sdt>
              <w:ins w:author="Fermin Azcueta" w:id="13" w:date="2026-03-20T10:57:36Z"/>
            </w:sdtContent>
          </w:sdt>
        </w:p>
      </w:sdtContent>
    </w:sdt>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sdt>
        <w:sdtPr>
          <w:id w:val="-1097154537"/>
          <w:tag w:val="goog_rdk_251"/>
        </w:sdtPr>
        <w:sdtContent>
          <w:tr>
            <w:trPr>
              <w:cantSplit w:val="0"/>
              <w:tblHeader w:val="0"/>
              <w:ins w:author="Fermin Azcueta" w:id="13" w:date="2026-03-20T10:57:36Z"/>
            </w:trPr>
            <w:tc>
              <w:tcPr>
                <w:tcBorders>
                  <w:top w:color="cccccc" w:space="0" w:sz="4" w:val="single"/>
                  <w:left w:color="b45309" w:space="0" w:sz="6" w:val="single"/>
                  <w:bottom w:color="cccccc" w:space="0" w:sz="4" w:val="single"/>
                  <w:right w:color="cccccc" w:space="0" w:sz="4" w:val="single"/>
                </w:tcBorders>
                <w:shd w:fill="fffbeb" w:val="clear"/>
                <w:tcMar>
                  <w:top w:w="120.0" w:type="dxa"/>
                  <w:left w:w="200.0" w:type="dxa"/>
                  <w:bottom w:w="120.0" w:type="dxa"/>
                  <w:right w:w="200.0" w:type="dxa"/>
                </w:tcMar>
              </w:tcPr>
              <w:sdt>
                <w:sdtPr>
                  <w:id w:val="-949742203"/>
                  <w:tag w:val="goog_rdk_255"/>
                </w:sdtPr>
                <w:sdtContent>
                  <w:p w:rsidR="00000000" w:rsidDel="00000000" w:rsidP="00000000" w:rsidRDefault="00000000" w:rsidRPr="00000000" w14:paraId="00000065">
                    <w:pPr>
                      <w:spacing w:after="40" w:lineRule="auto"/>
                      <w:rPr>
                        <w:ins w:author="Fermin Azcueta" w:id="13" w:date="2026-03-20T10:57:36Z"/>
                        <w:rPrChange w:author="Fermin Azcueta" w:id="15" w:date="2026-03-20T10:57:36Z">
                          <w:rPr>
                            <w:rFonts w:ascii="Consolas" w:cs="Consolas" w:eastAsia="Consolas" w:hAnsi="Consolas"/>
                            <w:b w:val="1"/>
                            <w:bCs w:val="1"/>
                            <w:color w:val="7a7ae6"/>
                            <w:sz w:val="18"/>
                            <w:szCs w:val="18"/>
                          </w:rPr>
                        </w:rPrChange>
                      </w:rPr>
                    </w:pPr>
                    <w:sdt>
                      <w:sdtPr>
                        <w:id w:val="779654556"/>
                        <w:tag w:val="goog_rdk_252"/>
                      </w:sdtPr>
                      <w:sdtContent>
                        <w:ins w:author="Fermin Azcueta" w:id="13" w:date="2026-03-20T10:57:36Z"/>
                        <w:sdt>
                          <w:sdtPr>
                            <w:id w:val="-1908844221"/>
                            <w:tag w:val="goog_rdk_253"/>
                          </w:sdtPr>
                          <w:sdtContent>
                            <w:ins w:author="Fermin Azcueta" w:id="13" w:date="2026-03-20T10:57:36Z">
                              <w:r w:rsidDel="00000000" w:rsidR="00000000" w:rsidRPr="00000000">
                                <w:rPr>
                                  <w:rFonts w:ascii="Consolas" w:cs="Consolas" w:eastAsia="Consolas" w:hAnsi="Consolas"/>
                                  <w:b w:val="1"/>
                                  <w:bCs w:val="1"/>
                                  <w:color w:val="7a7ae6"/>
                                  <w:sz w:val="16"/>
                                  <w:szCs w:val="16"/>
                                  <w:rtl w:val="0"/>
                                  <w:rPrChange w:author="Fermin Azcueta" w:id="15" w:date="2026-03-20T10:57:36Z">
                                    <w:rPr>
                                      <w:rFonts w:ascii="Consolas" w:cs="Consolas" w:eastAsia="Consolas" w:hAnsi="Consolas"/>
                                      <w:b w:val="1"/>
                                      <w:bCs w:val="1"/>
                                      <w:color w:val="7a7ae6"/>
                                      <w:sz w:val="18"/>
                                      <w:szCs w:val="18"/>
                                    </w:rPr>
                                  </w:rPrChange>
                                </w:rPr>
                                <w:t xml:space="preserve">THE COST OF WAITING</w:t>
                              </w:r>
                            </w:ins>
                          </w:sdtContent>
                        </w:sdt>
                        <w:ins w:author="Fermin Azcueta" w:id="13" w:date="2026-03-20T10:57:36Z">
                          <w:sdt>
                            <w:sdtPr>
                              <w:id w:val="-366981646"/>
                              <w:tag w:val="goog_rdk_254"/>
                            </w:sdtPr>
                            <w:sdtContent>
                              <w:r w:rsidDel="00000000" w:rsidR="00000000" w:rsidRPr="00000000">
                                <w:rPr>
                                  <w:rtl w:val="0"/>
                                </w:rPr>
                              </w:r>
                            </w:sdtContent>
                          </w:sdt>
                        </w:ins>
                      </w:sdtContent>
                    </w:sdt>
                  </w:p>
                </w:sdtContent>
              </w:sdt>
              <w:sdt>
                <w:sdtPr>
                  <w:id w:val="-909383068"/>
                  <w:tag w:val="goog_rdk_259"/>
                </w:sdtPr>
                <w:sdtContent>
                  <w:p w:rsidR="00000000" w:rsidDel="00000000" w:rsidP="00000000" w:rsidRDefault="00000000" w:rsidRPr="00000000" w14:paraId="00000066">
                    <w:pPr>
                      <w:spacing w:after="160" w:lineRule="auto"/>
                      <w:rPr>
                        <w:ins w:author="Fermin Azcueta" w:id="13" w:date="2026-03-20T10:57:36Z"/>
                        <w:rPrChange w:author="Fermin Azcueta" w:id="15" w:date="2026-03-20T10:57:36Z">
                          <w:rPr>
                            <w:rFonts w:ascii="Consolas" w:cs="Consolas" w:eastAsia="Consolas" w:hAnsi="Consolas"/>
                            <w:b w:val="1"/>
                            <w:bCs w:val="1"/>
                            <w:color w:val="7a7ae6"/>
                            <w:sz w:val="18"/>
                            <w:szCs w:val="18"/>
                          </w:rPr>
                        </w:rPrChange>
                      </w:rPr>
                    </w:pPr>
                    <w:sdt>
                      <w:sdtPr>
                        <w:id w:val="680281161"/>
                        <w:tag w:val="goog_rdk_256"/>
                      </w:sdtPr>
                      <w:sdtContent>
                        <w:ins w:author="Fermin Azcueta" w:id="13" w:date="2026-03-20T10:57:36Z"/>
                        <w:sdt>
                          <w:sdtPr>
                            <w:id w:val="-1873004847"/>
                            <w:tag w:val="goog_rdk_257"/>
                          </w:sdtPr>
                          <w:sdtContent>
                            <w:ins w:author="Fermin Azcueta" w:id="13" w:date="2026-03-20T10:57:36Z">
                              <w:r w:rsidDel="00000000" w:rsidR="00000000" w:rsidRPr="00000000">
                                <w:rPr>
                                  <w:color w:val="52525b"/>
                                  <w:rtl w:val="0"/>
                                  <w:rPrChange w:author="Fermin Azcueta" w:id="15" w:date="2026-03-20T10:57:36Z">
                                    <w:rPr>
                                      <w:rFonts w:ascii="Consolas" w:cs="Consolas" w:eastAsia="Consolas" w:hAnsi="Consolas"/>
                                      <w:b w:val="1"/>
                                      <w:bCs w:val="1"/>
                                      <w:color w:val="7a7ae6"/>
                                      <w:sz w:val="18"/>
                                      <w:szCs w:val="18"/>
                                    </w:rPr>
                                  </w:rPrChange>
                                </w:rPr>
                                <w:t xml:space="preserve">Every quarter without a unified digital strategy compounds inefficiencies, increases cost, and widens the competitive gap.</w:t>
                              </w:r>
                            </w:ins>
                          </w:sdtContent>
                        </w:sdt>
                        <w:ins w:author="Fermin Azcueta" w:id="13" w:date="2026-03-20T10:57:36Z">
                          <w:sdt>
                            <w:sdtPr>
                              <w:id w:val="-1842635210"/>
                              <w:tag w:val="goog_rdk_258"/>
                            </w:sdtPr>
                            <w:sdtContent>
                              <w:r w:rsidDel="00000000" w:rsidR="00000000" w:rsidRPr="00000000">
                                <w:rPr>
                                  <w:rtl w:val="0"/>
                                </w:rPr>
                              </w:r>
                            </w:sdtContent>
                          </w:sdt>
                        </w:ins>
                      </w:sdtContent>
                    </w:sdt>
                  </w:p>
                </w:sdtContent>
              </w:sdt>
            </w:tc>
          </w:tr>
        </w:sdtContent>
      </w:sdt>
    </w:tbl>
    <w:sdt>
      <w:sdtPr>
        <w:id w:val="-175708807"/>
        <w:tag w:val="goog_rdk_262"/>
      </w:sdtPr>
      <w:sdtContent>
        <w:p w:rsidR="00000000" w:rsidDel="00000000" w:rsidP="00000000" w:rsidRDefault="00000000" w:rsidRPr="00000000" w14:paraId="00000067">
          <w:pPr>
            <w:pStyle w:val="Heading1"/>
            <w:spacing w:after="150" w:before="300" w:lineRule="auto"/>
            <w:jc w:val="left"/>
            <w:rPr>
              <w:ins w:author="Fermin Azcueta" w:id="13" w:date="2026-03-20T10:57:36Z"/>
              <w:rFonts w:ascii="Arial" w:cs="Arial" w:eastAsia="Arial" w:hAnsi="Arial"/>
              <w:sz w:val="20"/>
              <w:szCs w:val="20"/>
              <w:rPrChange w:author="Fermin Azcueta" w:id="15" w:date="2026-03-20T10:57:36Z">
                <w:rPr>
                  <w:rFonts w:ascii="Consolas" w:cs="Consolas" w:eastAsia="Consolas" w:hAnsi="Consolas"/>
                  <w:b w:val="1"/>
                  <w:bCs w:val="1"/>
                  <w:color w:val="7a7ae6"/>
                  <w:sz w:val="18"/>
                  <w:szCs w:val="18"/>
                </w:rPr>
              </w:rPrChange>
            </w:rPr>
          </w:pPr>
          <w:sdt>
            <w:sdtPr>
              <w:id w:val="469543664"/>
              <w:tag w:val="goog_rdk_260"/>
            </w:sdtPr>
            <w:sdtContent>
              <w:ins w:author="Fermin Azcueta" w:id="13" w:date="2026-03-20T10:57:36Z"/>
              <w:sdt>
                <w:sdtPr>
                  <w:id w:val="564420367"/>
                  <w:tag w:val="goog_rdk_261"/>
                </w:sdtPr>
                <w:sdtContent>
                  <w:ins w:author="Fermin Azcueta" w:id="13" w:date="2026-03-20T10:57:36Z">
                    <w:r w:rsidDel="00000000" w:rsidR="00000000" w:rsidRPr="00000000">
                      <w:rPr>
                        <w:rtl w:val="0"/>
                      </w:rPr>
                    </w:r>
                  </w:ins>
                </w:sdtContent>
              </w:sdt>
              <w:ins w:author="Fermin Azcueta" w:id="13" w:date="2026-03-20T10:57:36Z">
                <w:bookmarkStart w:colFirst="0" w:colLast="0" w:name="_heading=h.h5pefpzdd4jd" w:id="3"/>
                <w:bookmarkEnd w:id="3"/>
              </w:ins>
            </w:sdtContent>
          </w:sdt>
        </w:p>
      </w:sdtContent>
    </w:sdt>
    <w:sdt>
      <w:sdtPr>
        <w:lock w:val="contentLocked"/>
        <w:id w:val="2132516501"/>
        <w:tag w:val="goog_rdk_301"/>
      </w:sdtPr>
      <w:sdtContent>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sdt>
            <w:sdtPr>
              <w:id w:val="182378115"/>
              <w:tag w:val="goog_rdk_263"/>
            </w:sdtPr>
            <w:sdtContent>
              <w:tr>
                <w:trPr>
                  <w:cantSplit w:val="0"/>
                  <w:tblHeader w:val="0"/>
                  <w:ins w:author="Fermin Azcueta" w:id="13" w:date="2026-03-20T10:57:36Z"/>
                </w:trPr>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sdt>
                    <w:sdtPr>
                      <w:id w:val="-459293938"/>
                      <w:tag w:val="goog_rdk_267"/>
                    </w:sdtPr>
                    <w:sdtContent>
                      <w:p w:rsidR="00000000" w:rsidDel="00000000" w:rsidP="00000000" w:rsidRDefault="00000000" w:rsidRPr="00000000" w14:paraId="00000068">
                        <w:pPr>
                          <w:spacing w:after="20" w:lineRule="auto"/>
                          <w:jc w:val="center"/>
                          <w:rPr>
                            <w:ins w:author="Fermin Azcueta" w:id="13" w:date="2026-03-20T10:57:36Z"/>
                            <w:rPrChange w:author="Fermin Azcueta" w:id="15" w:date="2026-03-20T10:57:36Z">
                              <w:rPr>
                                <w:rFonts w:ascii="Consolas" w:cs="Consolas" w:eastAsia="Consolas" w:hAnsi="Consolas"/>
                                <w:b w:val="1"/>
                                <w:bCs w:val="1"/>
                                <w:color w:val="7a7ae6"/>
                                <w:sz w:val="18"/>
                                <w:szCs w:val="18"/>
                              </w:rPr>
                            </w:rPrChange>
                          </w:rPr>
                        </w:pPr>
                        <w:sdt>
                          <w:sdtPr>
                            <w:id w:val="533816850"/>
                            <w:tag w:val="goog_rdk_264"/>
                          </w:sdtPr>
                          <w:sdtContent>
                            <w:ins w:author="Fermin Azcueta" w:id="13" w:date="2026-03-20T10:57:36Z"/>
                            <w:sdt>
                              <w:sdtPr>
                                <w:id w:val="725138749"/>
                                <w:tag w:val="goog_rdk_265"/>
                              </w:sdtPr>
                              <w:sdtContent>
                                <w:ins w:author="Fermin Azcueta" w:id="13" w:date="2026-03-20T10:57:36Z">
                                  <w:r w:rsidDel="00000000" w:rsidR="00000000" w:rsidRPr="00000000">
                                    <w:rPr>
                                      <w:rFonts w:ascii="Consolas" w:cs="Consolas" w:eastAsia="Consolas" w:hAnsi="Consolas"/>
                                      <w:b w:val="1"/>
                                      <w:bCs w:val="1"/>
                                      <w:color w:val="7a7ae6"/>
                                      <w:sz w:val="32"/>
                                      <w:szCs w:val="32"/>
                                      <w:rtl w:val="0"/>
                                      <w:rPrChange w:author="Fermin Azcueta" w:id="15" w:date="2026-03-20T10:57:36Z">
                                        <w:rPr>
                                          <w:rFonts w:ascii="Consolas" w:cs="Consolas" w:eastAsia="Consolas" w:hAnsi="Consolas"/>
                                          <w:b w:val="1"/>
                                          <w:bCs w:val="1"/>
                                          <w:color w:val="7a7ae6"/>
                                          <w:sz w:val="18"/>
                                          <w:szCs w:val="18"/>
                                        </w:rPr>
                                      </w:rPrChange>
                                    </w:rPr>
                                    <w:t xml:space="preserve">20–30%</w:t>
                                  </w:r>
                                </w:ins>
                              </w:sdtContent>
                            </w:sdt>
                            <w:ins w:author="Fermin Azcueta" w:id="13" w:date="2026-03-20T10:57:36Z">
                              <w:sdt>
                                <w:sdtPr>
                                  <w:id w:val="725582688"/>
                                  <w:tag w:val="goog_rdk_266"/>
                                </w:sdtPr>
                                <w:sdtContent>
                                  <w:r w:rsidDel="00000000" w:rsidR="00000000" w:rsidRPr="00000000">
                                    <w:rPr>
                                      <w:rtl w:val="0"/>
                                    </w:rPr>
                                  </w:r>
                                </w:sdtContent>
                              </w:sdt>
                            </w:ins>
                          </w:sdtContent>
                        </w:sdt>
                      </w:p>
                    </w:sdtContent>
                  </w:sdt>
                  <w:sdt>
                    <w:sdtPr>
                      <w:id w:val="703454266"/>
                      <w:tag w:val="goog_rdk_270"/>
                    </w:sdtPr>
                    <w:sdtContent>
                      <w:p w:rsidR="00000000" w:rsidDel="00000000" w:rsidP="00000000" w:rsidRDefault="00000000" w:rsidRPr="00000000" w14:paraId="00000069">
                        <w:pPr>
                          <w:jc w:val="center"/>
                          <w:rPr>
                            <w:ins w:author="Fermin Azcueta" w:id="13" w:date="2026-03-20T10:57:36Z"/>
                            <w:rFonts w:ascii="Consolas" w:cs="Consolas" w:eastAsia="Consolas" w:hAnsi="Consolas"/>
                            <w:color w:val="52525b"/>
                            <w:sz w:val="14"/>
                            <w:szCs w:val="14"/>
                            <w:rPrChange w:author="Fermin Azcueta" w:id="15" w:date="2026-03-20T10:57:36Z">
                              <w:rPr>
                                <w:rFonts w:ascii="Consolas" w:cs="Consolas" w:eastAsia="Consolas" w:hAnsi="Consolas"/>
                                <w:b w:val="1"/>
                                <w:bCs w:val="1"/>
                                <w:color w:val="7a7ae6"/>
                                <w:sz w:val="18"/>
                                <w:szCs w:val="18"/>
                              </w:rPr>
                            </w:rPrChange>
                          </w:rPr>
                        </w:pPr>
                        <w:sdt>
                          <w:sdtPr>
                            <w:id w:val="-1292405164"/>
                            <w:tag w:val="goog_rdk_268"/>
                          </w:sdtPr>
                          <w:sdtContent>
                            <w:ins w:author="Fermin Azcueta" w:id="13" w:date="2026-03-20T10:57:36Z"/>
                            <w:sdt>
                              <w:sdtPr>
                                <w:id w:val="401709892"/>
                                <w:tag w:val="goog_rdk_269"/>
                              </w:sdtPr>
                              <w:sdtContent>
                                <w:ins w:author="Fermin Azcueta" w:id="13" w:date="2026-03-20T10:57:36Z">
                                  <w:r w:rsidDel="00000000" w:rsidR="00000000" w:rsidRPr="00000000">
                                    <w:rPr>
                                      <w:rFonts w:ascii="Consolas" w:cs="Consolas" w:eastAsia="Consolas" w:hAnsi="Consolas"/>
                                      <w:color w:val="52525b"/>
                                      <w:sz w:val="14"/>
                                      <w:szCs w:val="14"/>
                                      <w:rtl w:val="0"/>
                                      <w:rPrChange w:author="Fermin Azcueta" w:id="15" w:date="2026-03-20T10:57:36Z">
                                        <w:rPr>
                                          <w:rFonts w:ascii="Consolas" w:cs="Consolas" w:eastAsia="Consolas" w:hAnsi="Consolas"/>
                                          <w:b w:val="1"/>
                                          <w:bCs w:val="1"/>
                                          <w:color w:val="7a7ae6"/>
                                          <w:sz w:val="18"/>
                                          <w:szCs w:val="18"/>
                                        </w:rPr>
                                      </w:rPrChange>
                                    </w:rPr>
                                    <w:t xml:space="preserve">Lower operational efficiency</w:t>
                                  </w:r>
                                </w:ins>
                              </w:sdtContent>
                            </w:sdt>
                            <w:ins w:author="Fermin Azcueta" w:id="13" w:date="2026-03-20T10:57:36Z"/>
                          </w:sdtContent>
                        </w:sdt>
                      </w:p>
                    </w:sdtContent>
                  </w:sdt>
                  <w:sdt>
                    <w:sdtPr>
                      <w:id w:val="923701523"/>
                      <w:tag w:val="goog_rdk_273"/>
                    </w:sdtPr>
                    <w:sdtContent>
                      <w:p w:rsidR="00000000" w:rsidDel="00000000" w:rsidP="00000000" w:rsidRDefault="00000000" w:rsidRPr="00000000" w14:paraId="0000006A">
                        <w:pPr>
                          <w:jc w:val="center"/>
                          <w:rPr>
                            <w:ins w:author="Fermin Azcueta" w:id="13" w:date="2026-03-20T10:57:36Z"/>
                            <w:rFonts w:ascii="Consolas" w:cs="Consolas" w:eastAsia="Consolas" w:hAnsi="Consolas"/>
                            <w:color w:val="52525b"/>
                            <w:sz w:val="14"/>
                            <w:szCs w:val="14"/>
                            <w:rPrChange w:author="Fermin Azcueta" w:id="15" w:date="2026-03-20T10:57:36Z">
                              <w:rPr>
                                <w:rFonts w:ascii="Consolas" w:cs="Consolas" w:eastAsia="Consolas" w:hAnsi="Consolas"/>
                                <w:b w:val="1"/>
                                <w:bCs w:val="1"/>
                                <w:color w:val="7a7ae6"/>
                                <w:sz w:val="18"/>
                                <w:szCs w:val="18"/>
                              </w:rPr>
                            </w:rPrChange>
                          </w:rPr>
                        </w:pPr>
                        <w:sdt>
                          <w:sdtPr>
                            <w:id w:val="598521293"/>
                            <w:tag w:val="goog_rdk_271"/>
                          </w:sdtPr>
                          <w:sdtContent>
                            <w:ins w:author="Fermin Azcueta" w:id="13" w:date="2026-03-20T10:57:36Z"/>
                            <w:sdt>
                              <w:sdtPr>
                                <w:id w:val="1288087450"/>
                                <w:tag w:val="goog_rdk_272"/>
                              </w:sdtPr>
                              <w:sdtContent>
                                <w:ins w:author="Fermin Azcueta" w:id="13" w:date="2026-03-20T10:57:36Z">
                                  <w:r w:rsidDel="00000000" w:rsidR="00000000" w:rsidRPr="00000000">
                                    <w:rPr>
                                      <w:rFonts w:ascii="Consolas" w:cs="Consolas" w:eastAsia="Consolas" w:hAnsi="Consolas"/>
                                      <w:color w:val="52525b"/>
                                      <w:sz w:val="14"/>
                                      <w:szCs w:val="14"/>
                                      <w:rtl w:val="0"/>
                                      <w:rPrChange w:author="Fermin Azcueta" w:id="15" w:date="2026-03-20T10:57:36Z">
                                        <w:rPr>
                                          <w:rFonts w:ascii="Consolas" w:cs="Consolas" w:eastAsia="Consolas" w:hAnsi="Consolas"/>
                                          <w:b w:val="1"/>
                                          <w:bCs w:val="1"/>
                                          <w:color w:val="7a7ae6"/>
                                          <w:sz w:val="18"/>
                                          <w:szCs w:val="18"/>
                                        </w:rPr>
                                      </w:rPrChange>
                                    </w:rPr>
                                    <w:t xml:space="preserve">→ Due to fragmented systems</w:t>
                                  </w:r>
                                </w:ins>
                              </w:sdtContent>
                            </w:sdt>
                            <w:ins w:author="Fermin Azcueta" w:id="13" w:date="2026-03-20T10:57:36Z"/>
                          </w:sdtContent>
                        </w:sdt>
                      </w:p>
                    </w:sdtContent>
                  </w:sdt>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sdt>
                    <w:sdtPr>
                      <w:id w:val="-1035263086"/>
                      <w:tag w:val="goog_rdk_277"/>
                    </w:sdtPr>
                    <w:sdtContent>
                      <w:p w:rsidR="00000000" w:rsidDel="00000000" w:rsidP="00000000" w:rsidRDefault="00000000" w:rsidRPr="00000000" w14:paraId="0000006B">
                        <w:pPr>
                          <w:spacing w:after="20" w:lineRule="auto"/>
                          <w:jc w:val="center"/>
                          <w:rPr>
                            <w:ins w:author="Fermin Azcueta" w:id="13" w:date="2026-03-20T10:57:36Z"/>
                            <w:rPrChange w:author="Fermin Azcueta" w:id="15" w:date="2026-03-20T10:57:36Z">
                              <w:rPr>
                                <w:rFonts w:ascii="Consolas" w:cs="Consolas" w:eastAsia="Consolas" w:hAnsi="Consolas"/>
                                <w:b w:val="1"/>
                                <w:bCs w:val="1"/>
                                <w:color w:val="7a7ae6"/>
                                <w:sz w:val="18"/>
                                <w:szCs w:val="18"/>
                              </w:rPr>
                            </w:rPrChange>
                          </w:rPr>
                        </w:pPr>
                        <w:sdt>
                          <w:sdtPr>
                            <w:id w:val="-1777930584"/>
                            <w:tag w:val="goog_rdk_274"/>
                          </w:sdtPr>
                          <w:sdtContent>
                            <w:ins w:author="Fermin Azcueta" w:id="13" w:date="2026-03-20T10:57:36Z"/>
                            <w:sdt>
                              <w:sdtPr>
                                <w:id w:val="-442957584"/>
                                <w:tag w:val="goog_rdk_275"/>
                              </w:sdtPr>
                              <w:sdtContent>
                                <w:ins w:author="Fermin Azcueta" w:id="13" w:date="2026-03-20T10:57:36Z">
                                  <w:r w:rsidDel="00000000" w:rsidR="00000000" w:rsidRPr="00000000">
                                    <w:rPr>
                                      <w:rFonts w:ascii="Consolas" w:cs="Consolas" w:eastAsia="Consolas" w:hAnsi="Consolas"/>
                                      <w:b w:val="1"/>
                                      <w:bCs w:val="1"/>
                                      <w:color w:val="7a7ae6"/>
                                      <w:sz w:val="32"/>
                                      <w:szCs w:val="32"/>
                                      <w:rtl w:val="0"/>
                                      <w:rPrChange w:author="Fermin Azcueta" w:id="15" w:date="2026-03-20T10:57:36Z">
                                        <w:rPr>
                                          <w:rFonts w:ascii="Consolas" w:cs="Consolas" w:eastAsia="Consolas" w:hAnsi="Consolas"/>
                                          <w:b w:val="1"/>
                                          <w:bCs w:val="1"/>
                                          <w:color w:val="7a7ae6"/>
                                          <w:sz w:val="18"/>
                                          <w:szCs w:val="18"/>
                                        </w:rPr>
                                      </w:rPrChange>
                                    </w:rPr>
                                    <w:t xml:space="preserve">40%</w:t>
                                  </w:r>
                                </w:ins>
                              </w:sdtContent>
                            </w:sdt>
                            <w:ins w:author="Fermin Azcueta" w:id="13" w:date="2026-03-20T10:57:36Z">
                              <w:sdt>
                                <w:sdtPr>
                                  <w:id w:val="1572641571"/>
                                  <w:tag w:val="goog_rdk_276"/>
                                </w:sdtPr>
                                <w:sdtContent>
                                  <w:r w:rsidDel="00000000" w:rsidR="00000000" w:rsidRPr="00000000">
                                    <w:rPr>
                                      <w:rtl w:val="0"/>
                                    </w:rPr>
                                  </w:r>
                                </w:sdtContent>
                              </w:sdt>
                            </w:ins>
                          </w:sdtContent>
                        </w:sdt>
                      </w:p>
                    </w:sdtContent>
                  </w:sdt>
                  <w:sdt>
                    <w:sdtPr>
                      <w:id w:val="353482783"/>
                      <w:tag w:val="goog_rdk_280"/>
                    </w:sdtPr>
                    <w:sdtContent>
                      <w:p w:rsidR="00000000" w:rsidDel="00000000" w:rsidP="00000000" w:rsidRDefault="00000000" w:rsidRPr="00000000" w14:paraId="0000006C">
                        <w:pPr>
                          <w:jc w:val="center"/>
                          <w:rPr>
                            <w:ins w:author="Fermin Azcueta" w:id="13" w:date="2026-03-20T10:57:36Z"/>
                            <w:rFonts w:ascii="Consolas" w:cs="Consolas" w:eastAsia="Consolas" w:hAnsi="Consolas"/>
                            <w:color w:val="52525b"/>
                            <w:sz w:val="14"/>
                            <w:szCs w:val="14"/>
                            <w:rPrChange w:author="Fermin Azcueta" w:id="15" w:date="2026-03-20T10:57:36Z">
                              <w:rPr>
                                <w:rFonts w:ascii="Consolas" w:cs="Consolas" w:eastAsia="Consolas" w:hAnsi="Consolas"/>
                                <w:b w:val="1"/>
                                <w:bCs w:val="1"/>
                                <w:color w:val="7a7ae6"/>
                                <w:sz w:val="18"/>
                                <w:szCs w:val="18"/>
                              </w:rPr>
                            </w:rPrChange>
                          </w:rPr>
                        </w:pPr>
                        <w:sdt>
                          <w:sdtPr>
                            <w:id w:val="-2111811262"/>
                            <w:tag w:val="goog_rdk_278"/>
                          </w:sdtPr>
                          <w:sdtContent>
                            <w:ins w:author="Fermin Azcueta" w:id="13" w:date="2026-03-20T10:57:36Z"/>
                            <w:sdt>
                              <w:sdtPr>
                                <w:id w:val="-809546295"/>
                                <w:tag w:val="goog_rdk_279"/>
                              </w:sdtPr>
                              <w:sdtContent>
                                <w:ins w:author="Fermin Azcueta" w:id="13" w:date="2026-03-20T10:57:36Z">
                                  <w:r w:rsidDel="00000000" w:rsidR="00000000" w:rsidRPr="00000000">
                                    <w:rPr>
                                      <w:rFonts w:ascii="Consolas" w:cs="Consolas" w:eastAsia="Consolas" w:hAnsi="Consolas"/>
                                      <w:color w:val="52525b"/>
                                      <w:sz w:val="14"/>
                                      <w:szCs w:val="14"/>
                                      <w:rtl w:val="0"/>
                                      <w:rPrChange w:author="Fermin Azcueta" w:id="15" w:date="2026-03-20T10:57:36Z">
                                        <w:rPr>
                                          <w:rFonts w:ascii="Consolas" w:cs="Consolas" w:eastAsia="Consolas" w:hAnsi="Consolas"/>
                                          <w:b w:val="1"/>
                                          <w:bCs w:val="1"/>
                                          <w:color w:val="7a7ae6"/>
                                          <w:sz w:val="18"/>
                                          <w:szCs w:val="18"/>
                                        </w:rPr>
                                      </w:rPrChange>
                                    </w:rPr>
                                    <w:t xml:space="preserve">Slower execution cycles</w:t>
                                  </w:r>
                                </w:ins>
                              </w:sdtContent>
                            </w:sdt>
                            <w:ins w:author="Fermin Azcueta" w:id="13" w:date="2026-03-20T10:57:36Z"/>
                          </w:sdtContent>
                        </w:sdt>
                      </w:p>
                    </w:sdtContent>
                  </w:sdt>
                  <w:sdt>
                    <w:sdtPr>
                      <w:id w:val="1134350326"/>
                      <w:tag w:val="goog_rdk_283"/>
                    </w:sdtPr>
                    <w:sdtContent>
                      <w:p w:rsidR="00000000" w:rsidDel="00000000" w:rsidP="00000000" w:rsidRDefault="00000000" w:rsidRPr="00000000" w14:paraId="0000006D">
                        <w:pPr>
                          <w:jc w:val="center"/>
                          <w:rPr>
                            <w:ins w:author="Fermin Azcueta" w:id="13" w:date="2026-03-20T10:57:36Z"/>
                            <w:rFonts w:ascii="Consolas" w:cs="Consolas" w:eastAsia="Consolas" w:hAnsi="Consolas"/>
                            <w:color w:val="52525b"/>
                            <w:sz w:val="14"/>
                            <w:szCs w:val="14"/>
                            <w:rPrChange w:author="Fermin Azcueta" w:id="15" w:date="2026-03-20T10:57:36Z">
                              <w:rPr>
                                <w:rFonts w:ascii="Consolas" w:cs="Consolas" w:eastAsia="Consolas" w:hAnsi="Consolas"/>
                                <w:b w:val="1"/>
                                <w:bCs w:val="1"/>
                                <w:color w:val="7a7ae6"/>
                                <w:sz w:val="18"/>
                                <w:szCs w:val="18"/>
                              </w:rPr>
                            </w:rPrChange>
                          </w:rPr>
                        </w:pPr>
                        <w:sdt>
                          <w:sdtPr>
                            <w:id w:val="1468537530"/>
                            <w:tag w:val="goog_rdk_281"/>
                          </w:sdtPr>
                          <w:sdtContent>
                            <w:ins w:author="Fermin Azcueta" w:id="13" w:date="2026-03-20T10:57:36Z"/>
                            <w:sdt>
                              <w:sdtPr>
                                <w:id w:val="1147557467"/>
                                <w:tag w:val="goog_rdk_282"/>
                              </w:sdtPr>
                              <w:sdtContent>
                                <w:ins w:author="Fermin Azcueta" w:id="13" w:date="2026-03-20T10:57:36Z">
                                  <w:r w:rsidDel="00000000" w:rsidR="00000000" w:rsidRPr="00000000">
                                    <w:rPr>
                                      <w:rFonts w:ascii="Consolas" w:cs="Consolas" w:eastAsia="Consolas" w:hAnsi="Consolas"/>
                                      <w:color w:val="52525b"/>
                                      <w:sz w:val="14"/>
                                      <w:szCs w:val="14"/>
                                      <w:rtl w:val="0"/>
                                      <w:rPrChange w:author="Fermin Azcueta" w:id="15" w:date="2026-03-20T10:57:36Z">
                                        <w:rPr>
                                          <w:rFonts w:ascii="Consolas" w:cs="Consolas" w:eastAsia="Consolas" w:hAnsi="Consolas"/>
                                          <w:b w:val="1"/>
                                          <w:bCs w:val="1"/>
                                          <w:color w:val="7a7ae6"/>
                                          <w:sz w:val="18"/>
                                          <w:szCs w:val="18"/>
                                        </w:rPr>
                                      </w:rPrChange>
                                    </w:rPr>
                                    <w:t xml:space="preserve">→ Compared to digitally enabled peers</w:t>
                                  </w:r>
                                </w:ins>
                              </w:sdtContent>
                            </w:sdt>
                            <w:ins w:author="Fermin Azcueta" w:id="13" w:date="2026-03-20T10:57:36Z"/>
                          </w:sdtContent>
                        </w:sdt>
                      </w:p>
                    </w:sdtContent>
                  </w:sdt>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sdt>
                    <w:sdtPr>
                      <w:id w:val="522705142"/>
                      <w:tag w:val="goog_rdk_287"/>
                    </w:sdtPr>
                    <w:sdtContent>
                      <w:p w:rsidR="00000000" w:rsidDel="00000000" w:rsidP="00000000" w:rsidRDefault="00000000" w:rsidRPr="00000000" w14:paraId="0000006E">
                        <w:pPr>
                          <w:spacing w:after="20" w:lineRule="auto"/>
                          <w:jc w:val="center"/>
                          <w:rPr>
                            <w:ins w:author="Fermin Azcueta" w:id="13" w:date="2026-03-20T10:57:36Z"/>
                            <w:rPrChange w:author="Fermin Azcueta" w:id="15" w:date="2026-03-20T10:57:36Z">
                              <w:rPr>
                                <w:rFonts w:ascii="Consolas" w:cs="Consolas" w:eastAsia="Consolas" w:hAnsi="Consolas"/>
                                <w:b w:val="1"/>
                                <w:bCs w:val="1"/>
                                <w:color w:val="7a7ae6"/>
                                <w:sz w:val="18"/>
                                <w:szCs w:val="18"/>
                              </w:rPr>
                            </w:rPrChange>
                          </w:rPr>
                        </w:pPr>
                        <w:sdt>
                          <w:sdtPr>
                            <w:id w:val="-1750972220"/>
                            <w:tag w:val="goog_rdk_284"/>
                          </w:sdtPr>
                          <w:sdtContent>
                            <w:ins w:author="Fermin Azcueta" w:id="13" w:date="2026-03-20T10:57:36Z"/>
                            <w:sdt>
                              <w:sdtPr>
                                <w:id w:val="1496687952"/>
                                <w:tag w:val="goog_rdk_285"/>
                              </w:sdtPr>
                              <w:sdtContent>
                                <w:ins w:author="Fermin Azcueta" w:id="13" w:date="2026-03-20T10:57:36Z">
                                  <w:r w:rsidDel="00000000" w:rsidR="00000000" w:rsidRPr="00000000">
                                    <w:rPr>
                                      <w:rFonts w:ascii="Consolas" w:cs="Consolas" w:eastAsia="Consolas" w:hAnsi="Consolas"/>
                                      <w:b w:val="1"/>
                                      <w:bCs w:val="1"/>
                                      <w:color w:val="7a7ae6"/>
                                      <w:sz w:val="32"/>
                                      <w:szCs w:val="32"/>
                                      <w:rtl w:val="0"/>
                                      <w:rPrChange w:author="Fermin Azcueta" w:id="15" w:date="2026-03-20T10:57:36Z">
                                        <w:rPr>
                                          <w:rFonts w:ascii="Consolas" w:cs="Consolas" w:eastAsia="Consolas" w:hAnsi="Consolas"/>
                                          <w:b w:val="1"/>
                                          <w:bCs w:val="1"/>
                                          <w:color w:val="7a7ae6"/>
                                          <w:sz w:val="18"/>
                                          <w:szCs w:val="18"/>
                                        </w:rPr>
                                      </w:rPrChange>
                                    </w:rPr>
                                    <w:t xml:space="preserve">15–25%</w:t>
                                  </w:r>
                                </w:ins>
                              </w:sdtContent>
                            </w:sdt>
                            <w:ins w:author="Fermin Azcueta" w:id="13" w:date="2026-03-20T10:57:36Z">
                              <w:sdt>
                                <w:sdtPr>
                                  <w:id w:val="-590327006"/>
                                  <w:tag w:val="goog_rdk_286"/>
                                </w:sdtPr>
                                <w:sdtContent>
                                  <w:r w:rsidDel="00000000" w:rsidR="00000000" w:rsidRPr="00000000">
                                    <w:rPr>
                                      <w:rtl w:val="0"/>
                                    </w:rPr>
                                  </w:r>
                                </w:sdtContent>
                              </w:sdt>
                            </w:ins>
                          </w:sdtContent>
                        </w:sdt>
                      </w:p>
                    </w:sdtContent>
                  </w:sdt>
                  <w:sdt>
                    <w:sdtPr>
                      <w:id w:val="-400326054"/>
                      <w:tag w:val="goog_rdk_291"/>
                    </w:sdtPr>
                    <w:sdtContent>
                      <w:p w:rsidR="00000000" w:rsidDel="00000000" w:rsidP="00000000" w:rsidRDefault="00000000" w:rsidRPr="00000000" w14:paraId="0000006F">
                        <w:pPr>
                          <w:jc w:val="center"/>
                          <w:rPr>
                            <w:ins w:author="Fermin Azcueta" w:id="13" w:date="2026-03-20T10:57:36Z"/>
                            <w:rPrChange w:author="Fermin Azcueta" w:id="15" w:date="2026-03-20T10:57:36Z">
                              <w:rPr>
                                <w:rFonts w:ascii="Consolas" w:cs="Consolas" w:eastAsia="Consolas" w:hAnsi="Consolas"/>
                                <w:b w:val="1"/>
                                <w:bCs w:val="1"/>
                                <w:color w:val="7a7ae6"/>
                                <w:sz w:val="18"/>
                                <w:szCs w:val="18"/>
                              </w:rPr>
                            </w:rPrChange>
                          </w:rPr>
                        </w:pPr>
                        <w:sdt>
                          <w:sdtPr>
                            <w:id w:val="-2070656035"/>
                            <w:tag w:val="goog_rdk_288"/>
                          </w:sdtPr>
                          <w:sdtContent>
                            <w:ins w:author="Fermin Azcueta" w:id="13" w:date="2026-03-20T10:57:36Z"/>
                            <w:sdt>
                              <w:sdtPr>
                                <w:id w:val="-1477355040"/>
                                <w:tag w:val="goog_rdk_289"/>
                              </w:sdtPr>
                              <w:sdtContent>
                                <w:ins w:author="Fermin Azcueta" w:id="13" w:date="2026-03-20T10:57:36Z">
                                  <w:r w:rsidDel="00000000" w:rsidR="00000000" w:rsidRPr="00000000">
                                    <w:rPr>
                                      <w:rFonts w:ascii="Consolas" w:cs="Consolas" w:eastAsia="Consolas" w:hAnsi="Consolas"/>
                                      <w:color w:val="52525b"/>
                                      <w:sz w:val="14"/>
                                      <w:szCs w:val="14"/>
                                      <w:rtl w:val="0"/>
                                      <w:rPrChange w:author="Fermin Azcueta" w:id="15" w:date="2026-03-20T10:57:36Z">
                                        <w:rPr>
                                          <w:rFonts w:ascii="Consolas" w:cs="Consolas" w:eastAsia="Consolas" w:hAnsi="Consolas"/>
                                          <w:b w:val="1"/>
                                          <w:bCs w:val="1"/>
                                          <w:color w:val="7a7ae6"/>
                                          <w:sz w:val="18"/>
                                          <w:szCs w:val="18"/>
                                        </w:rPr>
                                      </w:rPrChange>
                                    </w:rPr>
                                    <w:t xml:space="preserve">Higher Oeprational Cost</w:t>
                                  </w:r>
                                </w:ins>
                              </w:sdtContent>
                            </w:sdt>
                            <w:ins w:author="Fermin Azcueta" w:id="13" w:date="2026-03-20T10:57:36Z">
                              <w:sdt>
                                <w:sdtPr>
                                  <w:id w:val="-1696395890"/>
                                  <w:tag w:val="goog_rdk_290"/>
                                </w:sdtPr>
                                <w:sdtContent>
                                  <w:r w:rsidDel="00000000" w:rsidR="00000000" w:rsidRPr="00000000">
                                    <w:rPr>
                                      <w:rtl w:val="0"/>
                                    </w:rPr>
                                  </w:r>
                                </w:sdtContent>
                              </w:sdt>
                            </w:ins>
                          </w:sdtContent>
                        </w:sdt>
                      </w:p>
                    </w:sdtContent>
                  </w:sdt>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sdt>
                    <w:sdtPr>
                      <w:id w:val="918438236"/>
                      <w:tag w:val="goog_rdk_294"/>
                    </w:sdtPr>
                    <w:sdtContent>
                      <w:p w:rsidR="00000000" w:rsidDel="00000000" w:rsidP="00000000" w:rsidRDefault="00000000" w:rsidRPr="00000000" w14:paraId="00000070">
                        <w:pPr>
                          <w:spacing w:after="20" w:lineRule="auto"/>
                          <w:jc w:val="center"/>
                          <w:rPr>
                            <w:ins w:author="Fermin Azcueta" w:id="13" w:date="2026-03-20T10:57:36Z"/>
                            <w:rFonts w:ascii="Consolas" w:cs="Consolas" w:eastAsia="Consolas" w:hAnsi="Consolas"/>
                            <w:b w:val="1"/>
                            <w:bCs w:val="1"/>
                            <w:color w:val="7a7ae6"/>
                            <w:sz w:val="32"/>
                            <w:szCs w:val="32"/>
                            <w:rPrChange w:author="Fermin Azcueta" w:id="15" w:date="2026-03-20T10:57:36Z">
                              <w:rPr>
                                <w:rFonts w:ascii="Consolas" w:cs="Consolas" w:eastAsia="Consolas" w:hAnsi="Consolas"/>
                                <w:b w:val="1"/>
                                <w:bCs w:val="1"/>
                                <w:color w:val="7a7ae6"/>
                                <w:sz w:val="18"/>
                                <w:szCs w:val="18"/>
                              </w:rPr>
                            </w:rPrChange>
                          </w:rPr>
                        </w:pPr>
                        <w:sdt>
                          <w:sdtPr>
                            <w:id w:val="-1822177374"/>
                            <w:tag w:val="goog_rdk_292"/>
                          </w:sdtPr>
                          <w:sdtContent>
                            <w:ins w:author="Fermin Azcueta" w:id="13" w:date="2026-03-20T10:57:36Z"/>
                            <w:sdt>
                              <w:sdtPr>
                                <w:id w:val="457867997"/>
                                <w:tag w:val="goog_rdk_293"/>
                              </w:sdtPr>
                              <w:sdtContent>
                                <w:ins w:author="Fermin Azcueta" w:id="13" w:date="2026-03-20T10:57:36Z">
                                  <w:r w:rsidDel="00000000" w:rsidR="00000000" w:rsidRPr="00000000">
                                    <w:rPr>
                                      <w:rFonts w:ascii="Consolas" w:cs="Consolas" w:eastAsia="Consolas" w:hAnsi="Consolas"/>
                                      <w:b w:val="1"/>
                                      <w:bCs w:val="1"/>
                                      <w:color w:val="7a7ae6"/>
                                      <w:sz w:val="32"/>
                                      <w:szCs w:val="32"/>
                                      <w:rtl w:val="0"/>
                                      <w:rPrChange w:author="Fermin Azcueta" w:id="15" w:date="2026-03-20T10:57:36Z">
                                        <w:rPr>
                                          <w:rFonts w:ascii="Consolas" w:cs="Consolas" w:eastAsia="Consolas" w:hAnsi="Consolas"/>
                                          <w:b w:val="1"/>
                                          <w:bCs w:val="1"/>
                                          <w:color w:val="7a7ae6"/>
                                          <w:sz w:val="18"/>
                                          <w:szCs w:val="18"/>
                                        </w:rPr>
                                      </w:rPrChange>
                                    </w:rPr>
                                    <w:t xml:space="preserve">2–3x</w:t>
                                  </w:r>
                                </w:ins>
                              </w:sdtContent>
                            </w:sdt>
                            <w:ins w:author="Fermin Azcueta" w:id="13" w:date="2026-03-20T10:57:36Z"/>
                          </w:sdtContent>
                        </w:sdt>
                      </w:p>
                    </w:sdtContent>
                  </w:sdt>
                  <w:sdt>
                    <w:sdtPr>
                      <w:id w:val="-1532794040"/>
                      <w:tag w:val="goog_rdk_297"/>
                    </w:sdtPr>
                    <w:sdtContent>
                      <w:p w:rsidR="00000000" w:rsidDel="00000000" w:rsidP="00000000" w:rsidRDefault="00000000" w:rsidRPr="00000000" w14:paraId="00000071">
                        <w:pPr>
                          <w:jc w:val="center"/>
                          <w:rPr>
                            <w:ins w:author="Fermin Azcueta" w:id="13" w:date="2026-03-20T10:57:36Z"/>
                            <w:rFonts w:ascii="Consolas" w:cs="Consolas" w:eastAsia="Consolas" w:hAnsi="Consolas"/>
                            <w:color w:val="52525b"/>
                            <w:sz w:val="14"/>
                            <w:szCs w:val="14"/>
                            <w:rPrChange w:author="Fermin Azcueta" w:id="15" w:date="2026-03-20T10:57:36Z">
                              <w:rPr>
                                <w:rFonts w:ascii="Consolas" w:cs="Consolas" w:eastAsia="Consolas" w:hAnsi="Consolas"/>
                                <w:b w:val="1"/>
                                <w:bCs w:val="1"/>
                                <w:color w:val="7a7ae6"/>
                                <w:sz w:val="18"/>
                                <w:szCs w:val="18"/>
                              </w:rPr>
                            </w:rPrChange>
                          </w:rPr>
                        </w:pPr>
                        <w:sdt>
                          <w:sdtPr>
                            <w:id w:val="373081268"/>
                            <w:tag w:val="goog_rdk_295"/>
                          </w:sdtPr>
                          <w:sdtContent>
                            <w:ins w:author="Fermin Azcueta" w:id="13" w:date="2026-03-20T10:57:36Z"/>
                            <w:sdt>
                              <w:sdtPr>
                                <w:id w:val="911133367"/>
                                <w:tag w:val="goog_rdk_296"/>
                              </w:sdtPr>
                              <w:sdtContent>
                                <w:ins w:author="Fermin Azcueta" w:id="13" w:date="2026-03-20T10:57:36Z">
                                  <w:r w:rsidDel="00000000" w:rsidR="00000000" w:rsidRPr="00000000">
                                    <w:rPr>
                                      <w:rFonts w:ascii="Consolas" w:cs="Consolas" w:eastAsia="Consolas" w:hAnsi="Consolas"/>
                                      <w:color w:val="52525b"/>
                                      <w:sz w:val="14"/>
                                      <w:szCs w:val="14"/>
                                      <w:rtl w:val="0"/>
                                      <w:rPrChange w:author="Fermin Azcueta" w:id="15" w:date="2026-03-20T10:57:36Z">
                                        <w:rPr>
                                          <w:rFonts w:ascii="Consolas" w:cs="Consolas" w:eastAsia="Consolas" w:hAnsi="Consolas"/>
                                          <w:b w:val="1"/>
                                          <w:bCs w:val="1"/>
                                          <w:color w:val="7a7ae6"/>
                                          <w:sz w:val="18"/>
                                          <w:szCs w:val="18"/>
                                        </w:rPr>
                                      </w:rPrChange>
                                    </w:rPr>
                                    <w:t xml:space="preserve">Growth rate for digitally mature competitor</w:t>
                                  </w:r>
                                </w:ins>
                              </w:sdtContent>
                            </w:sdt>
                            <w:ins w:author="Fermin Azcueta" w:id="13" w:date="2026-03-20T10:57:36Z"/>
                          </w:sdtContent>
                        </w:sdt>
                      </w:p>
                    </w:sdtContent>
                  </w:sdt>
                  <w:sdt>
                    <w:sdtPr>
                      <w:id w:val="1720484594"/>
                      <w:tag w:val="goog_rdk_300"/>
                    </w:sdtPr>
                    <w:sdtContent>
                      <w:p w:rsidR="00000000" w:rsidDel="00000000" w:rsidP="00000000" w:rsidRDefault="00000000" w:rsidRPr="00000000" w14:paraId="00000072">
                        <w:pPr>
                          <w:jc w:val="center"/>
                          <w:rPr>
                            <w:ins w:author="Fermin Azcueta" w:id="13" w:date="2026-03-20T10:57:36Z"/>
                            <w:rFonts w:ascii="Consolas" w:cs="Consolas" w:eastAsia="Consolas" w:hAnsi="Consolas"/>
                            <w:color w:val="52525b"/>
                            <w:sz w:val="14"/>
                            <w:szCs w:val="14"/>
                            <w:rPrChange w:author="Fermin Azcueta" w:id="15" w:date="2026-03-20T10:57:36Z">
                              <w:rPr>
                                <w:rFonts w:ascii="Consolas" w:cs="Consolas" w:eastAsia="Consolas" w:hAnsi="Consolas"/>
                                <w:b w:val="1"/>
                                <w:bCs w:val="1"/>
                                <w:color w:val="7a7ae6"/>
                                <w:sz w:val="18"/>
                                <w:szCs w:val="18"/>
                              </w:rPr>
                            </w:rPrChange>
                          </w:rPr>
                        </w:pPr>
                        <w:sdt>
                          <w:sdtPr>
                            <w:id w:val="1176823552"/>
                            <w:tag w:val="goog_rdk_298"/>
                          </w:sdtPr>
                          <w:sdtContent>
                            <w:ins w:author="Fermin Azcueta" w:id="13" w:date="2026-03-20T10:57:36Z"/>
                            <w:sdt>
                              <w:sdtPr>
                                <w:id w:val="-874699993"/>
                                <w:tag w:val="goog_rdk_299"/>
                              </w:sdtPr>
                              <w:sdtContent>
                                <w:ins w:author="Fermin Azcueta" w:id="13" w:date="2026-03-20T10:57:36Z">
                                  <w:r w:rsidDel="00000000" w:rsidR="00000000" w:rsidRPr="00000000">
                                    <w:rPr>
                                      <w:rtl w:val="0"/>
                                    </w:rPr>
                                  </w:r>
                                </w:ins>
                              </w:sdtContent>
                            </w:sdt>
                            <w:ins w:author="Fermin Azcueta" w:id="13" w:date="2026-03-20T10:57:36Z"/>
                          </w:sdtContent>
                        </w:sdt>
                      </w:p>
                    </w:sdtContent>
                  </w:sdt>
                </w:tc>
              </w:tr>
            </w:sdtContent>
          </w:sdt>
        </w:tbl>
      </w:sdtContent>
    </w:sdt>
    <w:sdt>
      <w:sdtPr>
        <w:id w:val="-2017722722"/>
        <w:tag w:val="goog_rdk_305"/>
      </w:sdtPr>
      <w:sdtContent>
        <w:p w:rsidR="00000000" w:rsidDel="00000000" w:rsidP="00000000" w:rsidRDefault="00000000" w:rsidRPr="00000000" w14:paraId="00000073">
          <w:pPr>
            <w:spacing w:before="120" w:lineRule="auto"/>
            <w:rPr>
              <w:ins w:author="Fermin Azcueta" w:id="13" w:date="2026-03-20T10:57:36Z"/>
              <w:rFonts w:ascii="Consolas" w:cs="Consolas" w:eastAsia="Consolas" w:hAnsi="Consolas"/>
              <w:color w:val="52525b"/>
              <w:sz w:val="16"/>
              <w:szCs w:val="16"/>
              <w:rPrChange w:author="Fermin Azcueta" w:id="15" w:date="2026-03-20T10:57:36Z">
                <w:rPr>
                  <w:rFonts w:ascii="Consolas" w:cs="Consolas" w:eastAsia="Consolas" w:hAnsi="Consolas"/>
                  <w:b w:val="1"/>
                  <w:bCs w:val="1"/>
                  <w:color w:val="7a7ae6"/>
                  <w:sz w:val="18"/>
                  <w:szCs w:val="18"/>
                </w:rPr>
              </w:rPrChange>
            </w:rPr>
          </w:pPr>
          <w:sdt>
            <w:sdtPr>
              <w:id w:val="-963295322"/>
              <w:tag w:val="goog_rdk_302"/>
            </w:sdtPr>
            <w:sdtContent>
              <w:ins w:author="Fermin Azcueta" w:id="13" w:date="2026-03-20T10:57:36Z">
                <w:r w:rsidDel="00000000" w:rsidR="00000000" w:rsidRPr="00000000">
                  <w:fldChar w:fldCharType="begin"/>
                </w:r>
                <w:r w:rsidDel="00000000" w:rsidR="00000000" w:rsidRPr="00000000">
                  <w:instrText xml:space="preserve">HYPERLINK \l "_heading=h.eeum3dx2t8h6"</w:instrText>
                </w:r>
                <w:r w:rsidDel="00000000" w:rsidR="00000000" w:rsidRPr="00000000">
                  <w:fldChar w:fldCharType="separate"/>
                </w:r>
                <w:sdt>
                  <w:sdtPr>
                    <w:id w:val="1521677654"/>
                    <w:tag w:val="goog_rdk_303"/>
                  </w:sdtPr>
                  <w:sdtContent>
                    <w:r w:rsidDel="00000000" w:rsidR="00000000" w:rsidRPr="00000000">
                      <w:rPr>
                        <w:rtl w:val="0"/>
                        <w:rPrChange w:author="Fermin Azcueta" w:id="14" w:date="2026-03-20T10:58:43Z">
                          <w:rPr>
                            <w:color w:val="1155cc"/>
                            <w:u w:val="single"/>
                          </w:rPr>
                        </w:rPrChange>
                      </w:rPr>
                      <w:t xml:space="preserve">Referencias link a Bibliografía</w:t>
                    </w:r>
                  </w:sdtContent>
                </w:sdt>
                <w:r w:rsidDel="00000000" w:rsidR="00000000" w:rsidRPr="00000000">
                  <w:fldChar w:fldCharType="end"/>
                </w:r>
              </w:ins>
              <w:sdt>
                <w:sdtPr>
                  <w:id w:val="-699977206"/>
                  <w:tag w:val="goog_rdk_304"/>
                </w:sdtPr>
                <w:sdtContent>
                  <w:ins w:author="Fermin Azcueta" w:id="13" w:date="2026-03-20T10:57:36Z">
                    <w:r w:rsidDel="00000000" w:rsidR="00000000" w:rsidRPr="00000000">
                      <w:rPr>
                        <w:rtl w:val="0"/>
                      </w:rPr>
                    </w:r>
                  </w:ins>
                </w:sdtContent>
              </w:sdt>
              <w:ins w:author="Fermin Azcueta" w:id="13" w:date="2026-03-20T10:57:36Z"/>
            </w:sdtContent>
          </w:sdt>
        </w:p>
      </w:sdtContent>
    </w:sdt>
    <w:sdt>
      <w:sdtPr>
        <w:id w:val="-1273114306"/>
        <w:tag w:val="goog_rdk_308"/>
      </w:sdtPr>
      <w:sdtContent>
        <w:p w:rsidR="00000000" w:rsidDel="00000000" w:rsidP="00000000" w:rsidRDefault="00000000" w:rsidRPr="00000000" w14:paraId="00000074">
          <w:pPr>
            <w:spacing w:after="400" w:lineRule="auto"/>
            <w:jc w:val="center"/>
            <w:rPr>
              <w:ins w:author="Fermin Azcueta" w:id="13" w:date="2026-03-20T10:57:36Z"/>
              <w:rFonts w:ascii="Consolas" w:cs="Consolas" w:eastAsia="Consolas" w:hAnsi="Consolas"/>
              <w:color w:val="52525b"/>
              <w:sz w:val="16"/>
              <w:szCs w:val="16"/>
              <w:rPrChange w:author="Fermin Azcueta" w:id="15" w:date="2026-03-20T10:57:36Z">
                <w:rPr>
                  <w:rFonts w:ascii="Consolas" w:cs="Consolas" w:eastAsia="Consolas" w:hAnsi="Consolas"/>
                  <w:b w:val="1"/>
                  <w:bCs w:val="1"/>
                  <w:color w:val="7a7ae6"/>
                  <w:sz w:val="18"/>
                  <w:szCs w:val="18"/>
                </w:rPr>
              </w:rPrChange>
            </w:rPr>
          </w:pPr>
          <w:sdt>
            <w:sdtPr>
              <w:id w:val="352711182"/>
              <w:tag w:val="goog_rdk_306"/>
            </w:sdtPr>
            <w:sdtContent>
              <w:ins w:author="Fermin Azcueta" w:id="13" w:date="2026-03-20T10:57:36Z"/>
              <w:sdt>
                <w:sdtPr>
                  <w:id w:val="-253818076"/>
                  <w:tag w:val="goog_rdk_307"/>
                </w:sdtPr>
                <w:sdtContent>
                  <w:ins w:author="Fermin Azcueta" w:id="13" w:date="2026-03-20T10:57:36Z">
                    <w:r w:rsidDel="00000000" w:rsidR="00000000" w:rsidRPr="00000000">
                      <w:rPr>
                        <w:rtl w:val="0"/>
                      </w:rPr>
                    </w:r>
                  </w:ins>
                </w:sdtContent>
              </w:sdt>
              <w:ins w:author="Fermin Azcueta" w:id="13" w:date="2026-03-20T10:57:36Z"/>
            </w:sdtContent>
          </w:sdt>
        </w:p>
      </w:sdtContent>
    </w:sdt>
    <w:sdt>
      <w:sdtPr>
        <w:id w:val="-809311568"/>
        <w:tag w:val="goog_rdk_314"/>
      </w:sdtPr>
      <w:sdtContent>
        <w:p w:rsidR="00000000" w:rsidDel="00000000" w:rsidP="00000000" w:rsidRDefault="00000000" w:rsidRPr="00000000" w14:paraId="00000075">
          <w:pPr>
            <w:spacing w:after="60" w:before="120" w:lineRule="auto"/>
            <w:jc w:val="left"/>
            <w:rPr>
              <w:ins w:author="Fermin Azcueta" w:id="16" w:date="2026-03-20T11:15:21Z"/>
              <w:del w:author="Fermin Azcueta" w:id="16" w:date="2026-03-20T11:15:21Z"/>
              <w:rPrChange w:author="Fermin Azcueta" w:id="14" w:date="2026-03-20T10:58:43Z">
                <w:rPr>
                  <w:rFonts w:ascii="Consolas" w:cs="Consolas" w:eastAsia="Consolas" w:hAnsi="Consolas"/>
                  <w:b w:val="1"/>
                  <w:bCs w:val="1"/>
                  <w:color w:val="7a7ae6"/>
                  <w:sz w:val="18"/>
                  <w:szCs w:val="18"/>
                </w:rPr>
              </w:rPrChange>
            </w:rPr>
          </w:pPr>
          <w:sdt>
            <w:sdtPr>
              <w:id w:val="-1691086246"/>
              <w:tag w:val="goog_rdk_310"/>
            </w:sdtPr>
            <w:sdtContent>
              <w:del w:author="Fermin Azcueta" w:id="16" w:date="2026-03-20T11:15:21Z">
                <w:r w:rsidDel="00000000" w:rsidR="00000000" w:rsidRPr="00000000">
                  <w:br w:type="page"/>
                </w:r>
              </w:del>
            </w:sdtContent>
          </w:sdt>
          <w:sdt>
            <w:sdtPr>
              <w:id w:val="1080658092"/>
              <w:tag w:val="goog_rdk_311"/>
            </w:sdtPr>
            <w:sdtContent>
              <w:ins w:author="Fermin Azcueta" w:id="16" w:date="2026-03-20T11:15:21Z">
                <w:sdt>
                  <w:sdtPr>
                    <w:id w:val="-766583993"/>
                    <w:tag w:val="goog_rdk_312"/>
                  </w:sdtPr>
                  <w:sdtContent>
                    <w:del w:author="Fermin Azcueta" w:id="16" w:date="2026-03-20T11:15:21Z"/>
                  </w:sdtContent>
                </w:sdt>
              </w:ins>
              <w:sdt>
                <w:sdtPr>
                  <w:id w:val="1650595729"/>
                  <w:tag w:val="goog_rdk_313"/>
                </w:sdtPr>
                <w:sdtContent>
                  <w:ins w:author="Fermin Azcueta" w:id="16" w:date="2026-03-20T11:15:21Z">
                    <w:del w:author="Fermin Azcueta" w:id="16" w:date="2026-03-20T11:15:21Z">
                      <w:r w:rsidDel="00000000" w:rsidR="00000000" w:rsidRPr="00000000">
                        <w:rPr>
                          <w:rtl w:val="0"/>
                        </w:rPr>
                      </w:r>
                    </w:del>
                  </w:ins>
                </w:sdtContent>
              </w:sdt>
              <w:ins w:author="Fermin Azcueta" w:id="16" w:date="2026-03-20T11:15:21Z">
                <w:del w:author="Fermin Azcueta" w:id="16" w:date="2026-03-20T11:15:21Z"/>
              </w:ins>
            </w:sdtContent>
          </w:sdt>
        </w:p>
      </w:sdtContent>
    </w:sdt>
    <w:sdt>
      <w:sdtPr>
        <w:id w:val="-1956567019"/>
        <w:tag w:val="goog_rdk_318"/>
      </w:sdtPr>
      <w:sdtContent>
        <w:p w:rsidR="00000000" w:rsidDel="00000000" w:rsidP="00000000" w:rsidRDefault="00000000" w:rsidRPr="00000000" w14:paraId="00000076">
          <w:pPr>
            <w:spacing w:after="60" w:before="120" w:lineRule="auto"/>
            <w:jc w:val="left"/>
            <w:rPr>
              <w:ins w:author="Fermin Azcueta" w:id="16" w:date="2026-03-20T11:15:21Z"/>
              <w:del w:author="Fermin Azcueta" w:id="16" w:date="2026-03-20T11:15:21Z"/>
              <w:rPrChange w:author="Fermin Azcueta" w:id="14" w:date="2026-03-20T10:58:43Z">
                <w:rPr>
                  <w:rFonts w:ascii="Consolas" w:cs="Consolas" w:eastAsia="Consolas" w:hAnsi="Consolas"/>
                  <w:b w:val="1"/>
                  <w:bCs w:val="1"/>
                  <w:color w:val="7a7ae6"/>
                  <w:sz w:val="18"/>
                  <w:szCs w:val="18"/>
                </w:rPr>
              </w:rPrChange>
            </w:rPr>
          </w:pPr>
          <w:sdt>
            <w:sdtPr>
              <w:id w:val="1179314068"/>
              <w:tag w:val="goog_rdk_315"/>
            </w:sdtPr>
            <w:sdtContent>
              <w:ins w:author="Fermin Azcueta" w:id="16" w:date="2026-03-20T11:15:21Z">
                <w:sdt>
                  <w:sdtPr>
                    <w:id w:val="-1730844513"/>
                    <w:tag w:val="goog_rdk_316"/>
                  </w:sdtPr>
                  <w:sdtContent>
                    <w:del w:author="Fermin Azcueta" w:id="16" w:date="2026-03-20T11:15:21Z"/>
                  </w:sdtContent>
                </w:sdt>
              </w:ins>
              <w:sdt>
                <w:sdtPr>
                  <w:id w:val="-852145532"/>
                  <w:tag w:val="goog_rdk_317"/>
                </w:sdtPr>
                <w:sdtContent>
                  <w:ins w:author="Fermin Azcueta" w:id="16" w:date="2026-03-20T11:15:21Z">
                    <w:del w:author="Fermin Azcueta" w:id="16" w:date="2026-03-20T11:15:21Z">
                      <w:r w:rsidDel="00000000" w:rsidR="00000000" w:rsidRPr="00000000">
                        <w:rPr>
                          <w:rtl w:val="0"/>
                        </w:rPr>
                      </w:r>
                    </w:del>
                  </w:ins>
                </w:sdtContent>
              </w:sdt>
              <w:ins w:author="Fermin Azcueta" w:id="16" w:date="2026-03-20T11:15:21Z">
                <w:del w:author="Fermin Azcueta" w:id="16" w:date="2026-03-20T11:15:21Z"/>
              </w:ins>
            </w:sdtContent>
          </w:sdt>
        </w:p>
      </w:sdtContent>
    </w:sdt>
    <w:sdt>
      <w:sdtPr>
        <w:id w:val="-1546064276"/>
        <w:tag w:val="goog_rdk_320"/>
      </w:sdtPr>
      <w:sdtContent>
        <w:p w:rsidR="00000000" w:rsidDel="00000000" w:rsidP="00000000" w:rsidRDefault="00000000" w:rsidRPr="00000000" w14:paraId="00000077">
          <w:pPr>
            <w:spacing w:after="60" w:before="120" w:lineRule="auto"/>
            <w:jc w:val="left"/>
            <w:rPr>
              <w:rPrChange w:author="Fermin Azcueta" w:id="14" w:date="2026-03-20T10:58:43Z">
                <w:rPr>
                  <w:rFonts w:ascii="Consolas" w:cs="Consolas" w:eastAsia="Consolas" w:hAnsi="Consolas"/>
                  <w:b w:val="1"/>
                  <w:bCs w:val="1"/>
                  <w:color w:val="7a7ae6"/>
                  <w:sz w:val="18"/>
                  <w:szCs w:val="18"/>
                </w:rPr>
              </w:rPrChange>
            </w:rPr>
            <w:pPrChange w:author="Fermin Azcueta" w:id="0" w:date="2026-03-20T10:58:43Z">
              <w:pPr>
                <w:spacing w:after="60" w:before="120" w:lineRule="auto"/>
              </w:pPr>
            </w:pPrChange>
          </w:pPr>
          <w:sdt>
            <w:sdtPr>
              <w:id w:val="-1360732664"/>
              <w:tag w:val="goog_rdk_319"/>
            </w:sdtPr>
            <w:sdtContent>
              <w:r w:rsidDel="00000000" w:rsidR="00000000" w:rsidRPr="00000000">
                <w:rPr>
                  <w:rtl w:val="0"/>
                </w:rPr>
              </w:r>
            </w:sdtContent>
          </w:sdt>
        </w:p>
      </w:sdtContent>
    </w:sdt>
    <w:p w:rsidR="00000000" w:rsidDel="00000000" w:rsidP="00000000" w:rsidRDefault="00000000" w:rsidRPr="00000000" w14:paraId="00000078">
      <w:pPr>
        <w:spacing w:after="60" w:before="120" w:lineRule="auto"/>
        <w:rPr>
          <w:rFonts w:ascii="Consolas" w:cs="Consolas" w:eastAsia="Consolas" w:hAnsi="Consolas"/>
          <w:b w:val="1"/>
          <w:bCs w:val="1"/>
          <w:color w:val="7a7ae6"/>
          <w:sz w:val="18"/>
          <w:szCs w:val="18"/>
        </w:rPr>
      </w:pPr>
      <w:r w:rsidDel="00000000" w:rsidR="00000000" w:rsidRPr="00000000">
        <w:rPr>
          <w:rtl w:val="0"/>
        </w:rPr>
      </w:r>
    </w:p>
    <w:p w:rsidR="00000000" w:rsidDel="00000000" w:rsidP="00000000" w:rsidRDefault="00000000" w:rsidRPr="00000000" w14:paraId="00000079">
      <w:pPr>
        <w:spacing w:after="60" w:before="120" w:lineRule="auto"/>
        <w:rPr/>
      </w:pPr>
      <w:r w:rsidDel="00000000" w:rsidR="00000000" w:rsidRPr="00000000">
        <w:rPr>
          <w:rFonts w:ascii="Consolas" w:cs="Consolas" w:eastAsia="Consolas" w:hAnsi="Consolas"/>
          <w:b w:val="1"/>
          <w:bCs w:val="1"/>
          <w:color w:val="7a7ae6"/>
          <w:sz w:val="18"/>
          <w:szCs w:val="18"/>
          <w:rtl w:val="0"/>
        </w:rPr>
        <w:t xml:space="preserve">02 — KEY FINDINGS</w:t>
      </w:r>
      <w:r w:rsidDel="00000000" w:rsidR="00000000" w:rsidRPr="00000000">
        <w:rPr>
          <w:rtl w:val="0"/>
        </w:rPr>
      </w:r>
    </w:p>
    <w:sdt>
      <w:sdtPr>
        <w:id w:val="-1742372147"/>
        <w:tag w:val="goog_rdk_322"/>
      </w:sdtPr>
      <w:sdtContent>
        <w:p w:rsidR="00000000" w:rsidDel="00000000" w:rsidP="00000000" w:rsidRDefault="00000000" w:rsidRPr="00000000" w14:paraId="0000007A">
          <w:pPr>
            <w:pStyle w:val="Heading1"/>
            <w:spacing w:after="150" w:before="300" w:lineRule="auto"/>
            <w:rPr>
              <w:ins w:author="Fermin Azcueta" w:id="17" w:date="2026-03-20T11:30:58Z"/>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w:t>
          </w:r>
          <w:r w:rsidDel="00000000" w:rsidR="00000000" w:rsidRPr="00000000">
            <w:rPr>
              <w:sz w:val="36"/>
              <w:szCs w:val="36"/>
              <w:rtl w:val="0"/>
            </w:rPr>
            <w:t xml:space="preserve">Initial Interviews </w:t>
          </w:r>
          <w:r w:rsidDel="00000000" w:rsidR="00000000" w:rsidRPr="00000000">
            <w:rPr>
              <w:rFonts w:ascii="Georgia" w:cs="Georgia" w:eastAsia="Georgia" w:hAnsi="Georgia"/>
              <w:b w:val="1"/>
              <w:bCs w:val="1"/>
              <w:sz w:val="36"/>
              <w:szCs w:val="36"/>
              <w:rtl w:val="0"/>
            </w:rPr>
            <w:t xml:space="preserve"> Revealed</w:t>
          </w:r>
          <w:sdt>
            <w:sdtPr>
              <w:id w:val="1137856820"/>
              <w:tag w:val="goog_rdk_321"/>
            </w:sdtPr>
            <w:sdtContent>
              <w:ins w:author="Fermin Azcueta" w:id="17" w:date="2026-03-20T11:30:58Z">
                <w:r w:rsidDel="00000000" w:rsidR="00000000" w:rsidRPr="00000000">
                  <w:rPr>
                    <w:rtl w:val="0"/>
                  </w:rPr>
                </w:r>
              </w:ins>
            </w:sdtContent>
          </w:sdt>
        </w:p>
      </w:sdtContent>
    </w:sdt>
    <w:sdt>
      <w:sdtPr>
        <w:id w:val="1475508819"/>
        <w:tag w:val="goog_rdk_325"/>
      </w:sdtPr>
      <w:sdtContent>
        <w:p w:rsidR="00000000" w:rsidDel="00000000" w:rsidP="00000000" w:rsidRDefault="00000000" w:rsidRPr="00000000" w14:paraId="0000007B">
          <w:pPr>
            <w:rPr>
              <w:ins w:author="Fermin Azcueta" w:id="17" w:date="2026-03-20T11:30:58Z"/>
              <w:rPrChange w:author="Fermin Azcueta" w:id="18" w:date="2026-03-20T11:30:58Z">
                <w:rPr>
                  <w:rFonts w:ascii="Georgia" w:cs="Georgia" w:eastAsia="Georgia" w:hAnsi="Georgia"/>
                  <w:b w:val="1"/>
                  <w:bCs w:val="1"/>
                  <w:sz w:val="36"/>
                  <w:szCs w:val="36"/>
                </w:rPr>
              </w:rPrChange>
            </w:rPr>
          </w:pPr>
          <w:sdt>
            <w:sdtPr>
              <w:id w:val="1729920694"/>
              <w:tag w:val="goog_rdk_323"/>
            </w:sdtPr>
            <w:sdtContent>
              <w:ins w:author="Fermin Azcueta" w:id="17" w:date="2026-03-20T11:30:58Z"/>
              <w:sdt>
                <w:sdtPr>
                  <w:id w:val="-822327907"/>
                  <w:tag w:val="goog_rdk_324"/>
                </w:sdtPr>
                <w:sdtContent>
                  <w:ins w:author="Fermin Azcueta" w:id="17" w:date="2026-03-20T11:30:58Z">
                    <w:r w:rsidDel="00000000" w:rsidR="00000000" w:rsidRPr="00000000">
                      <w:rPr>
                        <w:rtl w:val="0"/>
                      </w:rPr>
                    </w:r>
                  </w:ins>
                </w:sdtContent>
              </w:sdt>
              <w:ins w:author="Fermin Azcueta" w:id="17" w:date="2026-03-20T11:30:58Z"/>
            </w:sdtContent>
          </w:sdt>
        </w:p>
      </w:sdtContent>
    </w:sdt>
    <w:sdt>
      <w:sdtPr>
        <w:id w:val="944500195"/>
        <w:tag w:val="goog_rdk_328"/>
      </w:sdtPr>
      <w:sdtContent>
        <w:p w:rsidR="00000000" w:rsidDel="00000000" w:rsidP="00000000" w:rsidRDefault="00000000" w:rsidRPr="00000000" w14:paraId="0000007C">
          <w:pPr>
            <w:rPr>
              <w:ins w:author="Fermin Azcueta" w:id="17" w:date="2026-03-20T11:30:58Z"/>
              <w:rPrChange w:author="Fermin Azcueta" w:id="18" w:date="2026-03-20T11:30:58Z">
                <w:rPr>
                  <w:rFonts w:ascii="Georgia" w:cs="Georgia" w:eastAsia="Georgia" w:hAnsi="Georgia"/>
                  <w:b w:val="1"/>
                  <w:bCs w:val="1"/>
                  <w:sz w:val="36"/>
                  <w:szCs w:val="36"/>
                </w:rPr>
              </w:rPrChange>
            </w:rPr>
          </w:pPr>
          <w:sdt>
            <w:sdtPr>
              <w:id w:val="80280296"/>
              <w:tag w:val="goog_rdk_326"/>
            </w:sdtPr>
            <w:sdtContent>
              <w:ins w:author="Fermin Azcueta" w:id="17" w:date="2026-03-20T11:30:58Z"/>
              <w:sdt>
                <w:sdtPr>
                  <w:id w:val="-1889829379"/>
                  <w:tag w:val="goog_rdk_327"/>
                </w:sdtPr>
                <w:sdtContent>
                  <w:ins w:author="Fermin Azcueta" w:id="17" w:date="2026-03-20T11:30:58Z">
                    <w:r w:rsidDel="00000000" w:rsidR="00000000" w:rsidRPr="00000000">
                      <w:rPr>
                        <w:rtl w:val="0"/>
                        <w:rPrChange w:author="Fermin Azcueta" w:id="18" w:date="2026-03-20T11:30:58Z">
                          <w:rPr>
                            <w:rFonts w:ascii="Georgia" w:cs="Georgia" w:eastAsia="Georgia" w:hAnsi="Georgia"/>
                            <w:b w:val="1"/>
                            <w:bCs w:val="1"/>
                            <w:sz w:val="36"/>
                            <w:szCs w:val="36"/>
                          </w:rPr>
                        </w:rPrChange>
                      </w:rPr>
                      <w:t xml:space="preserve">The new paradigm is not theoretical. It is already playing out across Taylor’s day-to-day operations.</w:t>
                    </w:r>
                  </w:ins>
                </w:sdtContent>
              </w:sdt>
              <w:ins w:author="Fermin Azcueta" w:id="17" w:date="2026-03-20T11:30:58Z"/>
            </w:sdtContent>
          </w:sdt>
        </w:p>
      </w:sdtContent>
    </w:sdt>
    <w:sdt>
      <w:sdtPr>
        <w:id w:val="1412845249"/>
        <w:tag w:val="goog_rdk_331"/>
      </w:sdtPr>
      <w:sdtContent>
        <w:p w:rsidR="00000000" w:rsidDel="00000000" w:rsidP="00000000" w:rsidRDefault="00000000" w:rsidRPr="00000000" w14:paraId="0000007D">
          <w:pPr>
            <w:rPr>
              <w:ins w:author="Fermin Azcueta" w:id="17" w:date="2026-03-20T11:30:58Z"/>
              <w:rPrChange w:author="Fermin Azcueta" w:id="18" w:date="2026-03-20T11:30:58Z">
                <w:rPr>
                  <w:rFonts w:ascii="Georgia" w:cs="Georgia" w:eastAsia="Georgia" w:hAnsi="Georgia"/>
                  <w:b w:val="1"/>
                  <w:bCs w:val="1"/>
                  <w:sz w:val="36"/>
                  <w:szCs w:val="36"/>
                </w:rPr>
              </w:rPrChange>
            </w:rPr>
          </w:pPr>
          <w:sdt>
            <w:sdtPr>
              <w:id w:val="-413616791"/>
              <w:tag w:val="goog_rdk_329"/>
            </w:sdtPr>
            <w:sdtContent>
              <w:ins w:author="Fermin Azcueta" w:id="17" w:date="2026-03-20T11:30:58Z"/>
              <w:sdt>
                <w:sdtPr>
                  <w:id w:val="32976386"/>
                  <w:tag w:val="goog_rdk_330"/>
                </w:sdtPr>
                <w:sdtContent>
                  <w:ins w:author="Fermin Azcueta" w:id="17" w:date="2026-03-20T11:30:58Z">
                    <w:r w:rsidDel="00000000" w:rsidR="00000000" w:rsidRPr="00000000">
                      <w:rPr>
                        <w:rtl w:val="0"/>
                      </w:rPr>
                    </w:r>
                  </w:ins>
                </w:sdtContent>
              </w:sdt>
              <w:ins w:author="Fermin Azcueta" w:id="17" w:date="2026-03-20T11:30:58Z"/>
            </w:sdtContent>
          </w:sdt>
        </w:p>
      </w:sdtContent>
    </w:sdt>
    <w:sdt>
      <w:sdtPr>
        <w:id w:val="-1122678515"/>
        <w:tag w:val="goog_rdk_334"/>
      </w:sdtPr>
      <w:sdtContent>
        <w:p w:rsidR="00000000" w:rsidDel="00000000" w:rsidP="00000000" w:rsidRDefault="00000000" w:rsidRPr="00000000" w14:paraId="0000007E">
          <w:pPr>
            <w:rPr>
              <w:ins w:author="Fermin Azcueta" w:id="17" w:date="2026-03-20T11:30:58Z"/>
              <w:rPrChange w:author="Fermin Azcueta" w:id="18" w:date="2026-03-20T11:30:58Z">
                <w:rPr>
                  <w:rFonts w:ascii="Georgia" w:cs="Georgia" w:eastAsia="Georgia" w:hAnsi="Georgia"/>
                  <w:b w:val="1"/>
                  <w:bCs w:val="1"/>
                  <w:sz w:val="36"/>
                  <w:szCs w:val="36"/>
                </w:rPr>
              </w:rPrChange>
            </w:rPr>
          </w:pPr>
          <w:sdt>
            <w:sdtPr>
              <w:id w:val="-329370975"/>
              <w:tag w:val="goog_rdk_332"/>
            </w:sdtPr>
            <w:sdtContent>
              <w:ins w:author="Fermin Azcueta" w:id="17" w:date="2026-03-20T11:30:58Z"/>
              <w:sdt>
                <w:sdtPr>
                  <w:id w:val="-733726168"/>
                  <w:tag w:val="goog_rdk_333"/>
                </w:sdtPr>
                <w:sdtContent>
                  <w:ins w:author="Fermin Azcueta" w:id="17" w:date="2026-03-20T11:30:58Z">
                    <w:r w:rsidDel="00000000" w:rsidR="00000000" w:rsidRPr="00000000">
                      <w:rPr>
                        <w:rtl w:val="0"/>
                        <w:rPrChange w:author="Fermin Azcueta" w:id="18" w:date="2026-03-20T11:30:58Z">
                          <w:rPr>
                            <w:rFonts w:ascii="Georgia" w:cs="Georgia" w:eastAsia="Georgia" w:hAnsi="Georgia"/>
                            <w:b w:val="1"/>
                            <w:bCs w:val="1"/>
                            <w:sz w:val="36"/>
                            <w:szCs w:val="36"/>
                          </w:rPr>
                        </w:rPrChange>
                      </w:rPr>
                      <w:t xml:space="preserve">Initial conversations point to a clear pattern: Not a lack of capability —but a lack of system-level connection.</w:t>
                    </w:r>
                  </w:ins>
                </w:sdtContent>
              </w:sdt>
              <w:ins w:author="Fermin Azcueta" w:id="17" w:date="2026-03-20T11:30:58Z"/>
            </w:sdtContent>
          </w:sdt>
        </w:p>
      </w:sdtContent>
    </w:sdt>
    <w:sdt>
      <w:sdtPr>
        <w:id w:val="155468031"/>
        <w:tag w:val="goog_rdk_337"/>
      </w:sdtPr>
      <w:sdtContent>
        <w:p w:rsidR="00000000" w:rsidDel="00000000" w:rsidP="00000000" w:rsidRDefault="00000000" w:rsidRPr="00000000" w14:paraId="0000007F">
          <w:pPr>
            <w:rPr>
              <w:ins w:author="Fermin Azcueta" w:id="17" w:date="2026-03-20T11:30:58Z"/>
              <w:rPrChange w:author="Fermin Azcueta" w:id="18" w:date="2026-03-20T11:30:58Z">
                <w:rPr>
                  <w:rFonts w:ascii="Georgia" w:cs="Georgia" w:eastAsia="Georgia" w:hAnsi="Georgia"/>
                  <w:b w:val="1"/>
                  <w:bCs w:val="1"/>
                  <w:sz w:val="36"/>
                  <w:szCs w:val="36"/>
                </w:rPr>
              </w:rPrChange>
            </w:rPr>
          </w:pPr>
          <w:sdt>
            <w:sdtPr>
              <w:id w:val="1949683568"/>
              <w:tag w:val="goog_rdk_335"/>
            </w:sdtPr>
            <w:sdtContent>
              <w:ins w:author="Fermin Azcueta" w:id="17" w:date="2026-03-20T11:30:58Z"/>
              <w:sdt>
                <w:sdtPr>
                  <w:id w:val="-194073495"/>
                  <w:tag w:val="goog_rdk_336"/>
                </w:sdtPr>
                <w:sdtContent>
                  <w:ins w:author="Fermin Azcueta" w:id="17" w:date="2026-03-20T11:30:58Z">
                    <w:r w:rsidDel="00000000" w:rsidR="00000000" w:rsidRPr="00000000">
                      <w:rPr>
                        <w:rtl w:val="0"/>
                      </w:rPr>
                    </w:r>
                  </w:ins>
                </w:sdtContent>
              </w:sdt>
              <w:ins w:author="Fermin Azcueta" w:id="17" w:date="2026-03-20T11:30:58Z"/>
            </w:sdtContent>
          </w:sdt>
        </w:p>
      </w:sdtContent>
    </w:sdt>
    <w:sdt>
      <w:sdtPr>
        <w:id w:val="-1488422786"/>
        <w:tag w:val="goog_rdk_342"/>
      </w:sdtPr>
      <w:sdtContent>
        <w:p w:rsidR="00000000" w:rsidDel="00000000" w:rsidP="00000000" w:rsidRDefault="00000000" w:rsidRPr="00000000" w14:paraId="00000080">
          <w:pPr>
            <w:spacing w:after="160" w:lineRule="auto"/>
            <w:rPr>
              <w:ins w:author="Fermin Azcueta" w:id="17" w:date="2026-03-20T11:30:58Z"/>
              <w:i w:val="1"/>
              <w:iCs w:val="1"/>
              <w:sz w:val="18"/>
              <w:szCs w:val="18"/>
              <w:rPrChange w:author="Fermin Azcueta" w:id="18" w:date="2026-03-20T11:30:58Z">
                <w:rPr>
                  <w:rFonts w:ascii="Georgia" w:cs="Georgia" w:eastAsia="Georgia" w:hAnsi="Georgia"/>
                  <w:b w:val="1"/>
                  <w:bCs w:val="1"/>
                  <w:sz w:val="36"/>
                  <w:szCs w:val="36"/>
                </w:rPr>
              </w:rPrChange>
            </w:rPr>
          </w:pPr>
          <w:sdt>
            <w:sdtPr>
              <w:id w:val="60257341"/>
              <w:tag w:val="goog_rdk_338"/>
            </w:sdtPr>
            <w:sdtContent>
              <w:ins w:author="Fermin Azcueta" w:id="17" w:date="2026-03-20T11:30:58Z"/>
              <w:sdt>
                <w:sdtPr>
                  <w:id w:val="925483044"/>
                  <w:tag w:val="goog_rdk_339"/>
                </w:sdtPr>
                <w:sdtContent>
                  <w:ins w:author="Fermin Azcueta" w:id="17" w:date="2026-03-20T11:30:58Z">
                    <w:r w:rsidDel="00000000" w:rsidR="00000000" w:rsidRPr="00000000">
                      <w:rPr>
                        <w:i w:val="1"/>
                        <w:iCs w:val="1"/>
                        <w:color w:val="52525b"/>
                        <w:sz w:val="18"/>
                        <w:szCs w:val="18"/>
                        <w:rtl w:val="0"/>
                        <w:rPrChange w:author="Fermin Azcueta" w:id="18" w:date="2026-03-20T11:30:58Z">
                          <w:rPr>
                            <w:rFonts w:ascii="Georgia" w:cs="Georgia" w:eastAsia="Georgia" w:hAnsi="Georgia"/>
                            <w:b w:val="1"/>
                            <w:bCs w:val="1"/>
                            <w:sz w:val="36"/>
                            <w:szCs w:val="36"/>
                          </w:rPr>
                        </w:rPrChange>
                      </w:rPr>
                      <w:t xml:space="preserve">* </w:t>
                    </w:r>
                  </w:ins>
                </w:sdtContent>
              </w:sdt>
              <w:ins w:author="Fermin Azcueta" w:id="17" w:date="2026-03-20T11:30:58Z">
                <w:sdt>
                  <w:sdtPr>
                    <w:id w:val="-623055724"/>
                    <w:tag w:val="goog_rdk_340"/>
                  </w:sdtPr>
                  <w:sdtContent>
                    <w:r w:rsidDel="00000000" w:rsidR="00000000" w:rsidRPr="00000000">
                      <w:rPr>
                        <w:i w:val="1"/>
                        <w:iCs w:val="1"/>
                        <w:color w:val="52525b"/>
                        <w:sz w:val="18"/>
                        <w:szCs w:val="18"/>
                        <w:rtl w:val="0"/>
                        <w:rPrChange w:author="Fermin Azcueta" w:id="18" w:date="2026-03-20T11:30:58Z">
                          <w:rPr>
                            <w:rFonts w:ascii="Georgia" w:cs="Georgia" w:eastAsia="Georgia" w:hAnsi="Georgia"/>
                            <w:b w:val="1"/>
                            <w:bCs w:val="1"/>
                            <w:sz w:val="36"/>
                            <w:szCs w:val="36"/>
                          </w:rPr>
                        </w:rPrChange>
                      </w:rPr>
                      <w:t xml:space="preserve">Findings are based on initial conversations and directional estimates. Actual impact may vary — figures will be validated and refined as part of the diagnostic phase. </w:t>
                    </w:r>
                  </w:sdtContent>
                </w:sdt>
                <w:sdt>
                  <w:sdtPr>
                    <w:id w:val="-2146540045"/>
                    <w:tag w:val="goog_rdk_341"/>
                  </w:sdtPr>
                  <w:sdtContent>
                    <w:r w:rsidDel="00000000" w:rsidR="00000000" w:rsidRPr="00000000">
                      <w:rPr>
                        <w:rtl w:val="0"/>
                      </w:rPr>
                    </w:r>
                  </w:sdtContent>
                </w:sdt>
              </w:ins>
            </w:sdtContent>
          </w:sdt>
        </w:p>
      </w:sdtContent>
    </w:sdt>
    <w:sdt>
      <w:sdtPr>
        <w:id w:val="-1184345921"/>
        <w:tag w:val="goog_rdk_344"/>
      </w:sdtPr>
      <w:sdtContent>
        <w:p w:rsidR="00000000" w:rsidDel="00000000" w:rsidP="00000000" w:rsidRDefault="00000000" w:rsidRPr="00000000" w14:paraId="00000081">
          <w:pPr>
            <w:rPr>
              <w:rPrChange w:author="Fermin Azcueta" w:id="18" w:date="2026-03-20T11:30:58Z">
                <w:rPr/>
              </w:rPrChange>
            </w:rPr>
            <w:pPrChange w:author="Fermin Azcueta" w:id="0" w:date="2026-03-20T11:30:58Z">
              <w:pPr>
                <w:pStyle w:val="Heading1"/>
                <w:spacing w:after="150" w:before="300" w:lineRule="auto"/>
              </w:pPr>
            </w:pPrChange>
          </w:pPr>
          <w:sdt>
            <w:sdtPr>
              <w:id w:val="-2077828012"/>
              <w:tag w:val="goog_rdk_343"/>
            </w:sdtPr>
            <w:sdtContent>
              <w:r w:rsidDel="00000000" w:rsidR="00000000" w:rsidRPr="00000000">
                <w:rPr>
                  <w:rtl w:val="0"/>
                </w:rPr>
              </w:r>
            </w:sdtContent>
          </w:sdt>
        </w:p>
      </w:sdtContent>
    </w:sdt>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7a7ae6" w:space="0" w:sz="6" w:val="single"/>
              <w:bottom w:color="cccccc" w:space="0" w:sz="4" w:val="single"/>
              <w:right w:color="cccccc" w:space="0" w:sz="4" w:val="single"/>
            </w:tcBorders>
            <w:shd w:fill="ededfc" w:val="clear"/>
            <w:tcMar>
              <w:top w:w="120.0" w:type="dxa"/>
              <w:left w:w="200.0" w:type="dxa"/>
              <w:bottom w:w="120.0" w:type="dxa"/>
              <w:right w:w="200.0" w:type="dxa"/>
            </w:tcMar>
          </w:tcPr>
          <w:p w:rsidR="00000000" w:rsidDel="00000000" w:rsidP="00000000" w:rsidRDefault="00000000" w:rsidRPr="00000000" w14:paraId="00000082">
            <w:pPr>
              <w:spacing w:after="160" w:lineRule="auto"/>
              <w:rPr/>
            </w:pPr>
            <w:r w:rsidDel="00000000" w:rsidR="00000000" w:rsidRPr="00000000">
              <w:rPr>
                <w:rFonts w:ascii="Calibri" w:cs="Calibri" w:eastAsia="Calibri" w:hAnsi="Calibri"/>
                <w:color w:val="52525b"/>
                <w:sz w:val="22"/>
                <w:szCs w:val="22"/>
                <w:rtl w:val="0"/>
              </w:rPr>
              <w:t xml:space="preserve">Aggregate Estimated Impact: </w:t>
            </w:r>
            <w:r w:rsidDel="00000000" w:rsidR="00000000" w:rsidRPr="00000000">
              <w:rPr>
                <w:rFonts w:ascii="Calibri" w:cs="Calibri" w:eastAsia="Calibri" w:hAnsi="Calibri"/>
                <w:b w:val="1"/>
                <w:bCs w:val="1"/>
                <w:sz w:val="22"/>
                <w:szCs w:val="22"/>
                <w:rtl w:val="0"/>
              </w:rPr>
              <w:t xml:space="preserve">$1.</w:t>
            </w:r>
            <w:r w:rsidDel="00000000" w:rsidR="00000000" w:rsidRPr="00000000">
              <w:rPr>
                <w:b w:val="1"/>
                <w:bCs w:val="1"/>
                <w:rtl w:val="0"/>
              </w:rPr>
              <w:t xml:space="preserve">6</w:t>
            </w:r>
            <w:r w:rsidDel="00000000" w:rsidR="00000000" w:rsidRPr="00000000">
              <w:rPr>
                <w:rFonts w:ascii="Calibri" w:cs="Calibri" w:eastAsia="Calibri" w:hAnsi="Calibri"/>
                <w:b w:val="1"/>
                <w:bCs w:val="1"/>
                <w:sz w:val="22"/>
                <w:szCs w:val="22"/>
                <w:rtl w:val="0"/>
              </w:rPr>
              <w:t xml:space="preserve">M – $2.85M annually</w:t>
            </w:r>
            <w:r w:rsidDel="00000000" w:rsidR="00000000" w:rsidRPr="00000000">
              <w:rPr>
                <w:rtl w:val="0"/>
              </w:rPr>
            </w:r>
          </w:p>
        </w:tc>
      </w:tr>
    </w:tbl>
    <w:p w:rsidR="00000000" w:rsidDel="00000000" w:rsidP="00000000" w:rsidRDefault="00000000" w:rsidRPr="00000000" w14:paraId="00000083">
      <w:pPr>
        <w:spacing w:before="60" w:lineRule="auto"/>
        <w:rPr/>
      </w:pPr>
      <w:r w:rsidDel="00000000" w:rsidR="00000000" w:rsidRPr="00000000">
        <w:rPr>
          <w:rtl w:val="0"/>
        </w:rPr>
      </w:r>
    </w:p>
    <w:sdt>
      <w:sdtPr>
        <w:id w:val="839726658"/>
        <w:tag w:val="goog_rdk_347"/>
      </w:sdtPr>
      <w:sdtContent>
        <w:p w:rsidR="00000000" w:rsidDel="00000000" w:rsidP="00000000" w:rsidRDefault="00000000" w:rsidRPr="00000000" w14:paraId="00000084">
          <w:pPr>
            <w:spacing w:after="160" w:lineRule="auto"/>
            <w:rPr>
              <w:del w:author="Fermin Azcueta" w:id="19" w:date="2026-03-20T11:31:40Z"/>
              <w:color w:val="52525b"/>
            </w:rPr>
          </w:pPr>
          <w:sdt>
            <w:sdtPr>
              <w:id w:val="429967663"/>
              <w:tag w:val="goog_rdk_346"/>
            </w:sdtPr>
            <w:sdtContent>
              <w:del w:author="Fermin Azcueta" w:id="19" w:date="2026-03-20T11:31:40Z">
                <w:r w:rsidDel="00000000" w:rsidR="00000000" w:rsidRPr="00000000">
                  <w:rPr>
                    <w:color w:val="52525b"/>
                    <w:rtl w:val="0"/>
                  </w:rPr>
                  <w:delText xml:space="preserve">Findings are based on initial conversations and directional estimates.</w:delText>
                </w:r>
              </w:del>
            </w:sdtContent>
          </w:sdt>
        </w:p>
      </w:sdtContent>
    </w:sdt>
    <w:p w:rsidR="00000000" w:rsidDel="00000000" w:rsidP="00000000" w:rsidRDefault="00000000" w:rsidRPr="00000000" w14:paraId="00000085">
      <w:pPr>
        <w:spacing w:after="160" w:lineRule="auto"/>
        <w:rPr/>
      </w:pPr>
      <w:sdt>
        <w:sdtPr>
          <w:id w:val="-1321045029"/>
          <w:tag w:val="goog_rdk_348"/>
        </w:sdtPr>
        <w:sdtContent>
          <w:del w:author="Fermin Azcueta" w:id="19" w:date="2026-03-20T11:31:40Z">
            <w:r w:rsidDel="00000000" w:rsidR="00000000" w:rsidRPr="00000000">
              <w:rPr>
                <w:color w:val="52525b"/>
                <w:rtl w:val="0"/>
              </w:rPr>
              <w:delText xml:space="preserve">Actual impact may vary — figures will be validated and refined as part of the diagnostic phase.</w:delText>
            </w:r>
            <w:r w:rsidDel="00000000" w:rsidR="00000000" w:rsidRPr="00000000">
              <w:rPr>
                <w:rFonts w:ascii="Calibri" w:cs="Calibri" w:eastAsia="Calibri" w:hAnsi="Calibri"/>
                <w:color w:val="52525b"/>
                <w:sz w:val="22"/>
                <w:szCs w:val="22"/>
                <w:rtl w:val="0"/>
              </w:rPr>
              <w:delText xml:space="preserve"> </w:delText>
            </w:r>
          </w:del>
        </w:sdtContent>
      </w:sdt>
      <w:r w:rsidDel="00000000" w:rsidR="00000000" w:rsidRPr="00000000">
        <w:rPr>
          <w:rtl w:val="0"/>
        </w:rPr>
      </w:r>
    </w:p>
    <w:p w:rsidR="00000000" w:rsidDel="00000000" w:rsidP="00000000" w:rsidRDefault="00000000" w:rsidRPr="00000000" w14:paraId="00000086">
      <w:pPr>
        <w:spacing w:after="40" w:before="200" w:lineRule="auto"/>
        <w:rPr/>
      </w:pPr>
      <w:r w:rsidDel="00000000" w:rsidR="00000000" w:rsidRPr="00000000">
        <w:rPr>
          <w:rFonts w:ascii="Calibri" w:cs="Calibri" w:eastAsia="Calibri" w:hAnsi="Calibri"/>
          <w:b w:val="1"/>
          <w:bCs w:val="1"/>
          <w:sz w:val="24"/>
          <w:szCs w:val="24"/>
          <w:rtl w:val="0"/>
        </w:rPr>
        <w:t xml:space="preserve">1. Asset Management Blind Spot</w:t>
      </w:r>
      <w:r w:rsidDel="00000000" w:rsidR="00000000" w:rsidRPr="00000000">
        <w:rPr>
          <w:rFonts w:ascii="Consolas" w:cs="Consolas" w:eastAsia="Consolas" w:hAnsi="Consolas"/>
          <w:color w:val="dc2626"/>
          <w:sz w:val="16"/>
          <w:szCs w:val="16"/>
          <w:rtl w:val="0"/>
        </w:rPr>
        <w:t xml:space="preserve">  [HIGH IMPACT]</w:t>
      </w:r>
      <w:r w:rsidDel="00000000" w:rsidR="00000000" w:rsidRPr="00000000">
        <w:rPr>
          <w:rtl w:val="0"/>
        </w:rPr>
      </w:r>
    </w:p>
    <w:p w:rsidR="00000000" w:rsidDel="00000000" w:rsidP="00000000" w:rsidRDefault="00000000" w:rsidRPr="00000000" w14:paraId="00000087">
      <w:pPr>
        <w:spacing w:after="60" w:lineRule="auto"/>
        <w:rPr>
          <w:rFonts w:ascii="Consolas" w:cs="Consolas" w:eastAsia="Consolas" w:hAnsi="Consolas"/>
          <w:b w:val="1"/>
          <w:bCs w:val="1"/>
          <w:color w:val="dc2626"/>
          <w:sz w:val="18"/>
          <w:szCs w:val="18"/>
        </w:rPr>
      </w:pPr>
      <w:r w:rsidDel="00000000" w:rsidR="00000000" w:rsidRPr="00000000">
        <w:rPr>
          <w:rFonts w:ascii="Consolas" w:cs="Consolas" w:eastAsia="Consolas" w:hAnsi="Consolas"/>
          <w:b w:val="1"/>
          <w:bCs w:val="1"/>
          <w:color w:val="dc2626"/>
          <w:sz w:val="18"/>
          <w:szCs w:val="18"/>
          <w:rtl w:val="0"/>
        </w:rPr>
        <w:t xml:space="preserve">$500K – $1.2M / year</w:t>
      </w:r>
    </w:p>
    <w:p w:rsidR="00000000" w:rsidDel="00000000" w:rsidP="00000000" w:rsidRDefault="00000000" w:rsidRPr="00000000" w14:paraId="00000088">
      <w:pPr>
        <w:spacing w:after="0" w:before="0" w:lineRule="auto"/>
        <w:rPr>
          <w:rFonts w:ascii="Consolas" w:cs="Consolas" w:eastAsia="Consolas" w:hAnsi="Consolas"/>
          <w:b w:val="1"/>
          <w:bCs w:val="1"/>
          <w:color w:val="dc2626"/>
          <w:sz w:val="18"/>
          <w:szCs w:val="18"/>
        </w:rPr>
      </w:pPr>
      <w:r w:rsidDel="00000000" w:rsidR="00000000" w:rsidRPr="00000000">
        <w:rPr>
          <w:rFonts w:ascii="Consolas" w:cs="Consolas" w:eastAsia="Consolas" w:hAnsi="Consolas"/>
          <w:b w:val="1"/>
          <w:bCs w:val="1"/>
          <w:color w:val="dc2626"/>
          <w:sz w:val="18"/>
          <w:szCs w:val="18"/>
          <w:rtl w:val="0"/>
        </w:rPr>
        <w:t xml:space="preserve">Estimated annual impact</w:t>
      </w:r>
    </w:p>
    <w:p w:rsidR="00000000" w:rsidDel="00000000" w:rsidP="00000000" w:rsidRDefault="00000000" w:rsidRPr="00000000" w14:paraId="00000089">
      <w:pPr>
        <w:spacing w:after="60" w:lineRule="auto"/>
        <w:rPr>
          <w:rFonts w:ascii="Consolas" w:cs="Consolas" w:eastAsia="Consolas" w:hAnsi="Consolas"/>
          <w:b w:val="1"/>
          <w:bCs w:val="1"/>
          <w:color w:val="dc2626"/>
          <w:sz w:val="18"/>
          <w:szCs w:val="18"/>
        </w:rPr>
      </w:pPr>
      <w:r w:rsidDel="00000000" w:rsidR="00000000" w:rsidRPr="00000000">
        <w:rPr>
          <w:rtl w:val="0"/>
        </w:rPr>
      </w:r>
    </w:p>
    <w:p w:rsidR="00000000" w:rsidDel="00000000" w:rsidP="00000000" w:rsidRDefault="00000000" w:rsidRPr="00000000" w14:paraId="0000008A">
      <w:pPr>
        <w:spacing w:after="60" w:lineRule="auto"/>
        <w:ind w:left="360" w:firstLine="0"/>
        <w:rPr/>
      </w:pPr>
      <w:r w:rsidDel="00000000" w:rsidR="00000000" w:rsidRPr="00000000">
        <w:rPr>
          <w:rFonts w:ascii="Georgia" w:cs="Georgia" w:eastAsia="Georgia" w:hAnsi="Georgia"/>
          <w:i w:val="1"/>
          <w:iCs w:val="1"/>
          <w:color w:val="52525b"/>
          <w:sz w:val="20"/>
          <w:szCs w:val="20"/>
          <w:rtl w:val="0"/>
        </w:rPr>
        <w:t xml:space="preserve">“We probably have somewhere between $20 and $30 million worth of assets in our warehouses. And honestly, I couldn’t tell you exactly what we have.”</w:t>
      </w:r>
      <w:r w:rsidDel="00000000" w:rsidR="00000000" w:rsidRPr="00000000">
        <w:rPr>
          <w:rFonts w:ascii="Consolas" w:cs="Consolas" w:eastAsia="Consolas" w:hAnsi="Consolas"/>
          <w:color w:val="a1a1aa"/>
          <w:sz w:val="16"/>
          <w:szCs w:val="16"/>
          <w:rtl w:val="0"/>
        </w:rPr>
        <w:t xml:space="preserve"> — </w:t>
      </w:r>
      <w:r w:rsidDel="00000000" w:rsidR="00000000" w:rsidRPr="00000000">
        <w:rPr>
          <w:rFonts w:ascii="Consolas" w:cs="Consolas" w:eastAsia="Consolas" w:hAnsi="Consolas"/>
          <w:color w:val="a1a1aa"/>
          <w:sz w:val="16"/>
          <w:szCs w:val="16"/>
          <w:rtl w:val="0"/>
        </w:rPr>
        <w:t xml:space="preserve">Dean</w:t>
      </w:r>
      <w:r w:rsidDel="00000000" w:rsidR="00000000" w:rsidRPr="00000000">
        <w:rPr>
          <w:rtl w:val="0"/>
        </w:rPr>
      </w:r>
    </w:p>
    <w:p w:rsidR="00000000" w:rsidDel="00000000" w:rsidP="00000000" w:rsidRDefault="00000000" w:rsidRPr="00000000" w14:paraId="0000008B">
      <w:pPr>
        <w:spacing w:after="160" w:lineRule="auto"/>
        <w:rPr/>
      </w:pPr>
      <w:r w:rsidDel="00000000" w:rsidR="00000000" w:rsidRPr="00000000">
        <w:rPr>
          <w:rFonts w:ascii="Calibri" w:cs="Calibri" w:eastAsia="Calibri" w:hAnsi="Calibri"/>
          <w:color w:val="52525b"/>
          <w:sz w:val="22"/>
          <w:szCs w:val="22"/>
          <w:rtl w:val="0"/>
        </w:rPr>
        <w:t xml:space="preserve">Without centralized asset tracking, teams rebuild what already exists across three warehouses and 40+ countries.</w:t>
      </w:r>
      <w:r w:rsidDel="00000000" w:rsidR="00000000" w:rsidRPr="00000000">
        <w:rPr>
          <w:rtl w:val="0"/>
        </w:rPr>
      </w:r>
    </w:p>
    <w:p w:rsidR="00000000" w:rsidDel="00000000" w:rsidP="00000000" w:rsidRDefault="00000000" w:rsidRPr="00000000" w14:paraId="0000008C">
      <w:pPr>
        <w:spacing w:after="60" w:lineRule="auto"/>
        <w:rPr>
          <w:rFonts w:ascii="Consolas" w:cs="Consolas" w:eastAsia="Consolas" w:hAnsi="Consolas"/>
          <w:b w:val="1"/>
          <w:bCs w:val="1"/>
          <w:color w:val="b45309"/>
          <w:sz w:val="16"/>
          <w:szCs w:val="16"/>
        </w:rPr>
      </w:pPr>
      <w:r w:rsidDel="00000000" w:rsidR="00000000" w:rsidRPr="00000000">
        <w:rPr>
          <w:rtl w:val="0"/>
        </w:rPr>
      </w:r>
    </w:p>
    <w:p w:rsidR="00000000" w:rsidDel="00000000" w:rsidP="00000000" w:rsidRDefault="00000000" w:rsidRPr="00000000" w14:paraId="0000008D">
      <w:pPr>
        <w:spacing w:after="60" w:lineRule="auto"/>
        <w:rPr>
          <w:color w:val="52525b"/>
          <w:sz w:val="20"/>
          <w:szCs w:val="20"/>
        </w:rPr>
      </w:pPr>
      <w:r w:rsidDel="00000000" w:rsidR="00000000" w:rsidRPr="00000000">
        <w:rPr>
          <w:color w:val="52525b"/>
          <w:sz w:val="20"/>
          <w:szCs w:val="20"/>
          <w:rtl w:val="0"/>
        </w:rPr>
        <w:t xml:space="preserve">Rationale Estimated 5–10% annual inefficiency from lost, unused, or duplicated assets. Additional costs from redundant fabrication and logistics</w:t>
      </w:r>
    </w:p>
    <w:p w:rsidR="00000000" w:rsidDel="00000000" w:rsidP="00000000" w:rsidRDefault="00000000" w:rsidRPr="00000000" w14:paraId="0000008E">
      <w:pPr>
        <w:spacing w:after="40" w:before="200" w:lineRule="auto"/>
        <w:rPr/>
      </w:pPr>
      <w:r w:rsidDel="00000000" w:rsidR="00000000" w:rsidRPr="00000000">
        <w:rPr>
          <w:rFonts w:ascii="Calibri" w:cs="Calibri" w:eastAsia="Calibri" w:hAnsi="Calibri"/>
          <w:b w:val="1"/>
          <w:bCs w:val="1"/>
          <w:sz w:val="24"/>
          <w:szCs w:val="24"/>
          <w:rtl w:val="0"/>
        </w:rPr>
        <w:t xml:space="preserve">2. Sales ↔ Production Disconnect</w:t>
      </w:r>
      <w:r w:rsidDel="00000000" w:rsidR="00000000" w:rsidRPr="00000000">
        <w:rPr>
          <w:rFonts w:ascii="Consolas" w:cs="Consolas" w:eastAsia="Consolas" w:hAnsi="Consolas"/>
          <w:color w:val="dc2626"/>
          <w:sz w:val="16"/>
          <w:szCs w:val="16"/>
          <w:rtl w:val="0"/>
        </w:rPr>
        <w:t xml:space="preserve">  [HIGH IMPACT]</w:t>
      </w:r>
      <w:r w:rsidDel="00000000" w:rsidR="00000000" w:rsidRPr="00000000">
        <w:rPr>
          <w:rtl w:val="0"/>
        </w:rPr>
      </w:r>
    </w:p>
    <w:p w:rsidR="00000000" w:rsidDel="00000000" w:rsidP="00000000" w:rsidRDefault="00000000" w:rsidRPr="00000000" w14:paraId="0000008F">
      <w:pPr>
        <w:spacing w:after="60" w:lineRule="auto"/>
        <w:rPr>
          <w:rFonts w:ascii="Consolas" w:cs="Consolas" w:eastAsia="Consolas" w:hAnsi="Consolas"/>
          <w:b w:val="1"/>
          <w:bCs w:val="1"/>
          <w:color w:val="dc2626"/>
          <w:sz w:val="18"/>
          <w:szCs w:val="18"/>
        </w:rPr>
      </w:pPr>
      <w:r w:rsidDel="00000000" w:rsidR="00000000" w:rsidRPr="00000000">
        <w:rPr>
          <w:rFonts w:ascii="Consolas" w:cs="Consolas" w:eastAsia="Consolas" w:hAnsi="Consolas"/>
          <w:b w:val="1"/>
          <w:bCs w:val="1"/>
          <w:color w:val="dc2626"/>
          <w:sz w:val="18"/>
          <w:szCs w:val="18"/>
          <w:rtl w:val="0"/>
        </w:rPr>
        <w:t xml:space="preserve">$400K – $800K / year</w:t>
      </w:r>
    </w:p>
    <w:p w:rsidR="00000000" w:rsidDel="00000000" w:rsidP="00000000" w:rsidRDefault="00000000" w:rsidRPr="00000000" w14:paraId="00000090">
      <w:pPr>
        <w:rPr>
          <w:rFonts w:ascii="Consolas" w:cs="Consolas" w:eastAsia="Consolas" w:hAnsi="Consolas"/>
          <w:b w:val="1"/>
          <w:bCs w:val="1"/>
          <w:color w:val="dc2626"/>
          <w:sz w:val="18"/>
          <w:szCs w:val="18"/>
        </w:rPr>
      </w:pPr>
      <w:r w:rsidDel="00000000" w:rsidR="00000000" w:rsidRPr="00000000">
        <w:rPr>
          <w:rFonts w:ascii="Consolas" w:cs="Consolas" w:eastAsia="Consolas" w:hAnsi="Consolas"/>
          <w:b w:val="1"/>
          <w:bCs w:val="1"/>
          <w:color w:val="dc2626"/>
          <w:sz w:val="18"/>
          <w:szCs w:val="18"/>
          <w:rtl w:val="0"/>
        </w:rPr>
        <w:t xml:space="preserve">Estimated annual impact</w:t>
      </w:r>
    </w:p>
    <w:p w:rsidR="00000000" w:rsidDel="00000000" w:rsidP="00000000" w:rsidRDefault="00000000" w:rsidRPr="00000000" w14:paraId="00000091">
      <w:pPr>
        <w:spacing w:after="60" w:lineRule="auto"/>
        <w:rPr>
          <w:rFonts w:ascii="Consolas" w:cs="Consolas" w:eastAsia="Consolas" w:hAnsi="Consolas"/>
          <w:b w:val="1"/>
          <w:bCs w:val="1"/>
          <w:color w:val="dc2626"/>
          <w:sz w:val="18"/>
          <w:szCs w:val="18"/>
        </w:rPr>
      </w:pPr>
      <w:r w:rsidDel="00000000" w:rsidR="00000000" w:rsidRPr="00000000">
        <w:rPr>
          <w:rtl w:val="0"/>
        </w:rPr>
      </w:r>
    </w:p>
    <w:p w:rsidR="00000000" w:rsidDel="00000000" w:rsidP="00000000" w:rsidRDefault="00000000" w:rsidRPr="00000000" w14:paraId="00000092">
      <w:pPr>
        <w:spacing w:after="60" w:lineRule="auto"/>
        <w:ind w:left="360" w:firstLine="0"/>
        <w:rPr/>
      </w:pPr>
      <w:r w:rsidDel="00000000" w:rsidR="00000000" w:rsidRPr="00000000">
        <w:rPr>
          <w:rFonts w:ascii="Georgia" w:cs="Georgia" w:eastAsia="Georgia" w:hAnsi="Georgia"/>
          <w:i w:val="1"/>
          <w:iCs w:val="1"/>
          <w:color w:val="52525b"/>
          <w:sz w:val="20"/>
          <w:szCs w:val="20"/>
          <w:rtl w:val="0"/>
        </w:rPr>
        <w:t xml:space="preserve">“Sales will sell something and then production finds out and goes, ‘Wait, we can’t do that in that timeline.’”</w:t>
      </w:r>
      <w:r w:rsidDel="00000000" w:rsidR="00000000" w:rsidRPr="00000000">
        <w:rPr>
          <w:rFonts w:ascii="Consolas" w:cs="Consolas" w:eastAsia="Consolas" w:hAnsi="Consolas"/>
          <w:color w:val="a1a1aa"/>
          <w:sz w:val="16"/>
          <w:szCs w:val="16"/>
          <w:rtl w:val="0"/>
        </w:rPr>
        <w:t xml:space="preserve"> — Dean</w:t>
      </w:r>
      <w:r w:rsidDel="00000000" w:rsidR="00000000" w:rsidRPr="00000000">
        <w:rPr>
          <w:rtl w:val="0"/>
        </w:rPr>
      </w:r>
    </w:p>
    <w:p w:rsidR="00000000" w:rsidDel="00000000" w:rsidP="00000000" w:rsidRDefault="00000000" w:rsidRPr="00000000" w14:paraId="00000093">
      <w:pPr>
        <w:spacing w:after="160" w:lineRule="auto"/>
        <w:rPr/>
      </w:pPr>
      <w:r w:rsidDel="00000000" w:rsidR="00000000" w:rsidRPr="00000000">
        <w:rPr>
          <w:rFonts w:ascii="Calibri" w:cs="Calibri" w:eastAsia="Calibri" w:hAnsi="Calibri"/>
          <w:color w:val="52525b"/>
          <w:sz w:val="22"/>
          <w:szCs w:val="22"/>
          <w:rtl w:val="0"/>
        </w:rPr>
        <w:t xml:space="preserve">Sales operates without visibility into production capacity, leading to over-promises and margin erosion.</w:t>
      </w:r>
      <w:r w:rsidDel="00000000" w:rsidR="00000000" w:rsidRPr="00000000">
        <w:rPr>
          <w:rtl w:val="0"/>
        </w:rPr>
      </w:r>
    </w:p>
    <w:p w:rsidR="00000000" w:rsidDel="00000000" w:rsidP="00000000" w:rsidRDefault="00000000" w:rsidRPr="00000000" w14:paraId="00000094">
      <w:pPr>
        <w:spacing w:after="60" w:lineRule="auto"/>
        <w:rPr>
          <w:color w:val="52525b"/>
          <w:sz w:val="20"/>
          <w:szCs w:val="20"/>
        </w:rPr>
      </w:pPr>
      <w:r w:rsidDel="00000000" w:rsidR="00000000" w:rsidRPr="00000000">
        <w:rPr>
          <w:rtl w:val="0"/>
        </w:rPr>
      </w:r>
    </w:p>
    <w:p w:rsidR="00000000" w:rsidDel="00000000" w:rsidP="00000000" w:rsidRDefault="00000000" w:rsidRPr="00000000" w14:paraId="00000095">
      <w:pPr>
        <w:spacing w:after="60" w:lineRule="auto"/>
        <w:rPr>
          <w:color w:val="52525b"/>
          <w:sz w:val="20"/>
          <w:szCs w:val="20"/>
        </w:rPr>
      </w:pPr>
      <w:r w:rsidDel="00000000" w:rsidR="00000000" w:rsidRPr="00000000">
        <w:rPr>
          <w:color w:val="52525b"/>
          <w:sz w:val="20"/>
          <w:szCs w:val="20"/>
          <w:rtl w:val="0"/>
        </w:rPr>
        <w:t xml:space="preserve">Rationale: Based on observed workflow patterns and typical cost structures in custom build environments:</w:t>
      </w:r>
    </w:p>
    <w:p w:rsidR="00000000" w:rsidDel="00000000" w:rsidP="00000000" w:rsidRDefault="00000000" w:rsidRPr="00000000" w14:paraId="00000096">
      <w:pPr>
        <w:numPr>
          <w:ilvl w:val="0"/>
          <w:numId w:val="18"/>
        </w:numPr>
        <w:spacing w:after="0" w:afterAutospacing="0" w:lineRule="auto"/>
        <w:ind w:left="720" w:hanging="360"/>
        <w:rPr>
          <w:color w:val="52525b"/>
          <w:sz w:val="20"/>
          <w:szCs w:val="20"/>
          <w:u w:val="none"/>
        </w:rPr>
      </w:pPr>
      <w:r w:rsidDel="00000000" w:rsidR="00000000" w:rsidRPr="00000000">
        <w:rPr>
          <w:color w:val="52525b"/>
          <w:sz w:val="20"/>
          <w:szCs w:val="20"/>
          <w:rtl w:val="0"/>
        </w:rPr>
        <w:t xml:space="preserve">15–30% of projects are impacted by sales ↔ production misalignment</w:t>
      </w:r>
    </w:p>
    <w:p w:rsidR="00000000" w:rsidDel="00000000" w:rsidP="00000000" w:rsidRDefault="00000000" w:rsidRPr="00000000" w14:paraId="00000097">
      <w:pPr>
        <w:numPr>
          <w:ilvl w:val="0"/>
          <w:numId w:val="18"/>
        </w:numPr>
        <w:spacing w:after="0" w:afterAutospacing="0" w:lineRule="auto"/>
        <w:ind w:left="720" w:hanging="360"/>
        <w:rPr>
          <w:color w:val="52525b"/>
          <w:sz w:val="20"/>
          <w:szCs w:val="20"/>
          <w:u w:val="none"/>
        </w:rPr>
      </w:pPr>
      <w:r w:rsidDel="00000000" w:rsidR="00000000" w:rsidRPr="00000000">
        <w:rPr>
          <w:color w:val="52525b"/>
          <w:sz w:val="20"/>
          <w:szCs w:val="20"/>
          <w:rtl w:val="0"/>
        </w:rPr>
        <w:t xml:space="preserve">Each affected project incurs $10K–$25K in combined impact (redesign, rush production and logistics, margin compression)</w:t>
      </w:r>
    </w:p>
    <w:p w:rsidR="00000000" w:rsidDel="00000000" w:rsidP="00000000" w:rsidRDefault="00000000" w:rsidRPr="00000000" w14:paraId="00000098">
      <w:pPr>
        <w:numPr>
          <w:ilvl w:val="0"/>
          <w:numId w:val="18"/>
        </w:numPr>
        <w:spacing w:after="60" w:lineRule="auto"/>
        <w:ind w:left="720" w:hanging="360"/>
        <w:rPr>
          <w:color w:val="52525b"/>
          <w:sz w:val="20"/>
          <w:szCs w:val="20"/>
          <w:u w:val="none"/>
        </w:rPr>
      </w:pPr>
      <w:r w:rsidDel="00000000" w:rsidR="00000000" w:rsidRPr="00000000">
        <w:rPr>
          <w:color w:val="52525b"/>
          <w:sz w:val="20"/>
          <w:szCs w:val="20"/>
          <w:rtl w:val="0"/>
        </w:rPr>
        <w:t xml:space="preserve">Based on an estimated 40–80 projects per quarter</w:t>
      </w:r>
    </w:p>
    <w:p w:rsidR="00000000" w:rsidDel="00000000" w:rsidP="00000000" w:rsidRDefault="00000000" w:rsidRPr="00000000" w14:paraId="00000099">
      <w:pPr>
        <w:spacing w:after="40" w:before="200" w:lineRule="auto"/>
        <w:rPr/>
      </w:pPr>
      <w:r w:rsidDel="00000000" w:rsidR="00000000" w:rsidRPr="00000000">
        <w:rPr>
          <w:rFonts w:ascii="Calibri" w:cs="Calibri" w:eastAsia="Calibri" w:hAnsi="Calibri"/>
          <w:b w:val="1"/>
          <w:bCs w:val="1"/>
          <w:sz w:val="24"/>
          <w:szCs w:val="24"/>
          <w:rtl w:val="0"/>
        </w:rPr>
        <w:t xml:space="preserve">3. Executive Time Drain</w:t>
      </w:r>
      <w:r w:rsidDel="00000000" w:rsidR="00000000" w:rsidRPr="00000000">
        <w:rPr>
          <w:rFonts w:ascii="Consolas" w:cs="Consolas" w:eastAsia="Consolas" w:hAnsi="Consolas"/>
          <w:color w:val="b45309"/>
          <w:sz w:val="16"/>
          <w:szCs w:val="16"/>
          <w:rtl w:val="0"/>
        </w:rPr>
        <w:t xml:space="preserve">  [MEDIUM IMPACT]</w:t>
      </w:r>
      <w:r w:rsidDel="00000000" w:rsidR="00000000" w:rsidRPr="00000000">
        <w:rPr>
          <w:rtl w:val="0"/>
        </w:rPr>
      </w:r>
    </w:p>
    <w:p w:rsidR="00000000" w:rsidDel="00000000" w:rsidP="00000000" w:rsidRDefault="00000000" w:rsidRPr="00000000" w14:paraId="0000009A">
      <w:pPr>
        <w:spacing w:after="60" w:lineRule="auto"/>
        <w:rPr>
          <w:rFonts w:ascii="Consolas" w:cs="Consolas" w:eastAsia="Consolas" w:hAnsi="Consolas"/>
          <w:b w:val="1"/>
          <w:bCs w:val="1"/>
          <w:color w:val="b45309"/>
          <w:sz w:val="18"/>
          <w:szCs w:val="18"/>
        </w:rPr>
      </w:pPr>
      <w:r w:rsidDel="00000000" w:rsidR="00000000" w:rsidRPr="00000000">
        <w:rPr>
          <w:rFonts w:ascii="Consolas" w:cs="Consolas" w:eastAsia="Consolas" w:hAnsi="Consolas"/>
          <w:b w:val="1"/>
          <w:bCs w:val="1"/>
          <w:color w:val="b45309"/>
          <w:sz w:val="18"/>
          <w:szCs w:val="18"/>
          <w:rtl w:val="0"/>
        </w:rPr>
        <w:t xml:space="preserve">$225K – $300K / year</w:t>
      </w:r>
    </w:p>
    <w:p w:rsidR="00000000" w:rsidDel="00000000" w:rsidP="00000000" w:rsidRDefault="00000000" w:rsidRPr="00000000" w14:paraId="0000009B">
      <w:pPr>
        <w:rPr>
          <w:rFonts w:ascii="Consolas" w:cs="Consolas" w:eastAsia="Consolas" w:hAnsi="Consolas"/>
          <w:b w:val="1"/>
          <w:bCs w:val="1"/>
          <w:color w:val="dc2626"/>
          <w:sz w:val="18"/>
          <w:szCs w:val="18"/>
        </w:rPr>
      </w:pPr>
      <w:r w:rsidDel="00000000" w:rsidR="00000000" w:rsidRPr="00000000">
        <w:rPr>
          <w:rFonts w:ascii="Consolas" w:cs="Consolas" w:eastAsia="Consolas" w:hAnsi="Consolas"/>
          <w:b w:val="1"/>
          <w:bCs w:val="1"/>
          <w:color w:val="dc2626"/>
          <w:sz w:val="18"/>
          <w:szCs w:val="18"/>
          <w:rtl w:val="0"/>
        </w:rPr>
        <w:t xml:space="preserve">Estimated annual impact</w:t>
      </w:r>
    </w:p>
    <w:p w:rsidR="00000000" w:rsidDel="00000000" w:rsidP="00000000" w:rsidRDefault="00000000" w:rsidRPr="00000000" w14:paraId="0000009C">
      <w:pPr>
        <w:spacing w:after="60" w:lineRule="auto"/>
        <w:rPr>
          <w:rFonts w:ascii="Consolas" w:cs="Consolas" w:eastAsia="Consolas" w:hAnsi="Consolas"/>
          <w:b w:val="1"/>
          <w:bCs w:val="1"/>
          <w:color w:val="b45309"/>
          <w:sz w:val="18"/>
          <w:szCs w:val="18"/>
        </w:rPr>
      </w:pPr>
      <w:r w:rsidDel="00000000" w:rsidR="00000000" w:rsidRPr="00000000">
        <w:rPr>
          <w:rtl w:val="0"/>
        </w:rPr>
      </w:r>
    </w:p>
    <w:p w:rsidR="00000000" w:rsidDel="00000000" w:rsidP="00000000" w:rsidRDefault="00000000" w:rsidRPr="00000000" w14:paraId="0000009D">
      <w:pPr>
        <w:spacing w:after="60" w:lineRule="auto"/>
        <w:ind w:left="360" w:firstLine="0"/>
        <w:rPr/>
      </w:pPr>
      <w:r w:rsidDel="00000000" w:rsidR="00000000" w:rsidRPr="00000000">
        <w:rPr>
          <w:rFonts w:ascii="Georgia" w:cs="Georgia" w:eastAsia="Georgia" w:hAnsi="Georgia"/>
          <w:i w:val="1"/>
          <w:iCs w:val="1"/>
          <w:color w:val="52525b"/>
          <w:sz w:val="20"/>
          <w:szCs w:val="20"/>
          <w:rtl w:val="0"/>
        </w:rPr>
        <w:t xml:space="preserve">“I get 400 to 500 emails a day. I’d say 70% are CCs where I don’t really need to be included.”</w:t>
      </w:r>
      <w:r w:rsidDel="00000000" w:rsidR="00000000" w:rsidRPr="00000000">
        <w:rPr>
          <w:rFonts w:ascii="Consolas" w:cs="Consolas" w:eastAsia="Consolas" w:hAnsi="Consolas"/>
          <w:color w:val="a1a1aa"/>
          <w:sz w:val="16"/>
          <w:szCs w:val="16"/>
          <w:rtl w:val="0"/>
        </w:rPr>
        <w:t xml:space="preserve"> — Dean</w:t>
      </w:r>
      <w:r w:rsidDel="00000000" w:rsidR="00000000" w:rsidRPr="00000000">
        <w:rPr>
          <w:rtl w:val="0"/>
        </w:rPr>
      </w:r>
    </w:p>
    <w:p w:rsidR="00000000" w:rsidDel="00000000" w:rsidP="00000000" w:rsidRDefault="00000000" w:rsidRPr="00000000" w14:paraId="0000009E">
      <w:pPr>
        <w:spacing w:after="60" w:lineRule="auto"/>
        <w:rPr>
          <w:color w:val="52525b"/>
          <w:sz w:val="20"/>
          <w:szCs w:val="20"/>
        </w:rPr>
      </w:pPr>
      <w:r w:rsidDel="00000000" w:rsidR="00000000" w:rsidRPr="00000000">
        <w:rPr>
          <w:color w:val="52525b"/>
          <w:sz w:val="20"/>
          <w:szCs w:val="20"/>
          <w:rtl w:val="0"/>
        </w:rPr>
        <w:t xml:space="preserve">Senior leadership time is consumed by low-value communication — reducing focus on strategic decisions and operational alignment.</w:t>
      </w:r>
    </w:p>
    <w:p w:rsidR="00000000" w:rsidDel="00000000" w:rsidP="00000000" w:rsidRDefault="00000000" w:rsidRPr="00000000" w14:paraId="0000009F">
      <w:pPr>
        <w:spacing w:after="60" w:lineRule="auto"/>
        <w:rPr>
          <w:color w:val="52525b"/>
          <w:sz w:val="20"/>
          <w:szCs w:val="20"/>
        </w:rPr>
      </w:pPr>
      <w:r w:rsidDel="00000000" w:rsidR="00000000" w:rsidRPr="00000000">
        <w:rPr>
          <w:color w:val="52525b"/>
          <w:sz w:val="20"/>
          <w:szCs w:val="20"/>
          <w:rtl w:val="0"/>
        </w:rPr>
        <w:t xml:space="preserve">Rationale: 400–500 emails/day with ~70% low-value or unnecessary. Estimated 2–3 hours/day of executive time lost Based on average executive cost of $150–$250/hour</w:t>
      </w:r>
    </w:p>
    <w:p w:rsidR="00000000" w:rsidDel="00000000" w:rsidP="00000000" w:rsidRDefault="00000000" w:rsidRPr="00000000" w14:paraId="000000A0">
      <w:pPr>
        <w:spacing w:after="60" w:lineRule="auto"/>
        <w:rPr>
          <w:color w:val="52525b"/>
          <w:sz w:val="20"/>
          <w:szCs w:val="20"/>
        </w:rPr>
      </w:pPr>
      <w:r w:rsidDel="00000000" w:rsidR="00000000" w:rsidRPr="00000000">
        <w:rPr>
          <w:rtl w:val="0"/>
        </w:rPr>
      </w:r>
    </w:p>
    <w:p w:rsidR="00000000" w:rsidDel="00000000" w:rsidP="00000000" w:rsidRDefault="00000000" w:rsidRPr="00000000" w14:paraId="000000A1">
      <w:pPr>
        <w:spacing w:after="40" w:before="200" w:lineRule="auto"/>
        <w:rPr/>
      </w:pPr>
      <w:r w:rsidDel="00000000" w:rsidR="00000000" w:rsidRPr="00000000">
        <w:rPr>
          <w:rFonts w:ascii="Calibri" w:cs="Calibri" w:eastAsia="Calibri" w:hAnsi="Calibri"/>
          <w:b w:val="1"/>
          <w:bCs w:val="1"/>
          <w:sz w:val="24"/>
          <w:szCs w:val="24"/>
          <w:rtl w:val="0"/>
        </w:rPr>
        <w:t xml:space="preserve">4. </w:t>
      </w:r>
      <w:r w:rsidDel="00000000" w:rsidR="00000000" w:rsidRPr="00000000">
        <w:rPr>
          <w:b w:val="1"/>
          <w:bCs w:val="1"/>
          <w:sz w:val="24"/>
          <w:szCs w:val="24"/>
          <w:rtl w:val="0"/>
        </w:rPr>
        <w:t xml:space="preserve">Underutilized Technology </w:t>
      </w:r>
      <w:r w:rsidDel="00000000" w:rsidR="00000000" w:rsidRPr="00000000">
        <w:rPr>
          <w:rFonts w:ascii="Calibri" w:cs="Calibri" w:eastAsia="Calibri" w:hAnsi="Calibri"/>
          <w:b w:val="1"/>
          <w:bCs w:val="1"/>
          <w:sz w:val="24"/>
          <w:szCs w:val="24"/>
          <w:rtl w:val="0"/>
        </w:rPr>
        <w:t xml:space="preserve">Investment</w:t>
      </w:r>
      <w:r w:rsidDel="00000000" w:rsidR="00000000" w:rsidRPr="00000000">
        <w:rPr>
          <w:rFonts w:ascii="Consolas" w:cs="Consolas" w:eastAsia="Consolas" w:hAnsi="Consolas"/>
          <w:color w:val="b45309"/>
          <w:sz w:val="16"/>
          <w:szCs w:val="16"/>
          <w:rtl w:val="0"/>
        </w:rPr>
        <w:t xml:space="preserve">  [MEDIUM IMPACT]</w:t>
      </w:r>
      <w:r w:rsidDel="00000000" w:rsidR="00000000" w:rsidRPr="00000000">
        <w:rPr>
          <w:rtl w:val="0"/>
        </w:rPr>
      </w:r>
    </w:p>
    <w:p w:rsidR="00000000" w:rsidDel="00000000" w:rsidP="00000000" w:rsidRDefault="00000000" w:rsidRPr="00000000" w14:paraId="000000A2">
      <w:pPr>
        <w:spacing w:after="60" w:lineRule="auto"/>
        <w:rPr>
          <w:rFonts w:ascii="Consolas" w:cs="Consolas" w:eastAsia="Consolas" w:hAnsi="Consolas"/>
          <w:b w:val="1"/>
          <w:bCs w:val="1"/>
          <w:color w:val="b45309"/>
          <w:sz w:val="18"/>
          <w:szCs w:val="18"/>
        </w:rPr>
      </w:pPr>
      <w:r w:rsidDel="00000000" w:rsidR="00000000" w:rsidRPr="00000000">
        <w:rPr>
          <w:rFonts w:ascii="Consolas" w:cs="Consolas" w:eastAsia="Consolas" w:hAnsi="Consolas"/>
          <w:b w:val="1"/>
          <w:bCs w:val="1"/>
          <w:color w:val="b45309"/>
          <w:sz w:val="18"/>
          <w:szCs w:val="18"/>
          <w:rtl w:val="0"/>
        </w:rPr>
        <w:t xml:space="preserve">$75K – $200k / year</w:t>
      </w:r>
    </w:p>
    <w:p w:rsidR="00000000" w:rsidDel="00000000" w:rsidP="00000000" w:rsidRDefault="00000000" w:rsidRPr="00000000" w14:paraId="000000A3">
      <w:pPr>
        <w:rPr>
          <w:rFonts w:ascii="Consolas" w:cs="Consolas" w:eastAsia="Consolas" w:hAnsi="Consolas"/>
          <w:b w:val="1"/>
          <w:bCs w:val="1"/>
          <w:color w:val="dc2626"/>
          <w:sz w:val="18"/>
          <w:szCs w:val="18"/>
        </w:rPr>
      </w:pPr>
      <w:r w:rsidDel="00000000" w:rsidR="00000000" w:rsidRPr="00000000">
        <w:rPr>
          <w:rFonts w:ascii="Consolas" w:cs="Consolas" w:eastAsia="Consolas" w:hAnsi="Consolas"/>
          <w:b w:val="1"/>
          <w:bCs w:val="1"/>
          <w:color w:val="dc2626"/>
          <w:sz w:val="18"/>
          <w:szCs w:val="18"/>
          <w:rtl w:val="0"/>
        </w:rPr>
        <w:t xml:space="preserve">Estimated annual impact</w:t>
      </w:r>
    </w:p>
    <w:p w:rsidR="00000000" w:rsidDel="00000000" w:rsidP="00000000" w:rsidRDefault="00000000" w:rsidRPr="00000000" w14:paraId="000000A4">
      <w:pPr>
        <w:spacing w:after="60" w:lineRule="auto"/>
        <w:rPr>
          <w:rFonts w:ascii="Consolas" w:cs="Consolas" w:eastAsia="Consolas" w:hAnsi="Consolas"/>
          <w:b w:val="1"/>
          <w:bCs w:val="1"/>
          <w:color w:val="b45309"/>
          <w:sz w:val="18"/>
          <w:szCs w:val="18"/>
        </w:rPr>
      </w:pPr>
      <w:r w:rsidDel="00000000" w:rsidR="00000000" w:rsidRPr="00000000">
        <w:rPr>
          <w:rtl w:val="0"/>
        </w:rPr>
      </w:r>
    </w:p>
    <w:p w:rsidR="00000000" w:rsidDel="00000000" w:rsidP="00000000" w:rsidRDefault="00000000" w:rsidRPr="00000000" w14:paraId="000000A5">
      <w:pPr>
        <w:spacing w:after="60" w:lineRule="auto"/>
        <w:ind w:left="360" w:firstLine="0"/>
        <w:rPr/>
      </w:pPr>
      <w:r w:rsidDel="00000000" w:rsidR="00000000" w:rsidRPr="00000000">
        <w:rPr>
          <w:rFonts w:ascii="Georgia" w:cs="Georgia" w:eastAsia="Georgia" w:hAnsi="Georgia"/>
          <w:i w:val="1"/>
          <w:iCs w:val="1"/>
          <w:color w:val="52525b"/>
          <w:sz w:val="20"/>
          <w:szCs w:val="20"/>
          <w:rtl w:val="0"/>
        </w:rPr>
        <w:t xml:space="preserve">“We’re paying for ClickUp Brain but nobody’s really using it.”</w:t>
      </w:r>
      <w:r w:rsidDel="00000000" w:rsidR="00000000" w:rsidRPr="00000000">
        <w:rPr>
          <w:rFonts w:ascii="Consolas" w:cs="Consolas" w:eastAsia="Consolas" w:hAnsi="Consolas"/>
          <w:color w:val="a1a1aa"/>
          <w:sz w:val="16"/>
          <w:szCs w:val="16"/>
          <w:rtl w:val="0"/>
        </w:rPr>
        <w:t xml:space="preserve"> — Mike</w:t>
      </w:r>
      <w:r w:rsidDel="00000000" w:rsidR="00000000" w:rsidRPr="00000000">
        <w:rPr>
          <w:rtl w:val="0"/>
        </w:rPr>
      </w:r>
    </w:p>
    <w:p w:rsidR="00000000" w:rsidDel="00000000" w:rsidP="00000000" w:rsidRDefault="00000000" w:rsidRPr="00000000" w14:paraId="000000A6">
      <w:pPr>
        <w:spacing w:after="240" w:before="240" w:lineRule="auto"/>
        <w:rPr>
          <w:color w:val="52525b"/>
          <w:sz w:val="20"/>
          <w:szCs w:val="20"/>
        </w:rPr>
      </w:pPr>
      <w:r w:rsidDel="00000000" w:rsidR="00000000" w:rsidRPr="00000000">
        <w:rPr>
          <w:color w:val="52525b"/>
          <w:sz w:val="20"/>
          <w:szCs w:val="20"/>
          <w:rtl w:val="0"/>
        </w:rPr>
        <w:t xml:space="preserve">Technology investments are already in place — but without adoption, integration, and shared workflows, their value erodes over time.</w:t>
      </w:r>
    </w:p>
    <w:p w:rsidR="00000000" w:rsidDel="00000000" w:rsidP="00000000" w:rsidRDefault="00000000" w:rsidRPr="00000000" w14:paraId="000000A7">
      <w:pPr>
        <w:spacing w:after="240" w:before="240" w:lineRule="auto"/>
        <w:rPr>
          <w:color w:val="52525b"/>
          <w:sz w:val="20"/>
          <w:szCs w:val="20"/>
        </w:rPr>
      </w:pPr>
      <w:r w:rsidDel="00000000" w:rsidR="00000000" w:rsidRPr="00000000">
        <w:rPr>
          <w:color w:val="52525b"/>
          <w:sz w:val="20"/>
          <w:szCs w:val="20"/>
          <w:rtl w:val="0"/>
        </w:rPr>
        <w:t xml:space="preserve">rationale: ~$60K–$130K annual investment across core tools (ClickUp, M365, AI tools). Estimated 40–70% underutilization due to fragmented adoption and lack of integration. Lost productivity and coordination value typically 2–3x tool cost</w:t>
      </w:r>
    </w:p>
    <w:p w:rsidR="00000000" w:rsidDel="00000000" w:rsidP="00000000" w:rsidRDefault="00000000" w:rsidRPr="00000000" w14:paraId="000000A8">
      <w:pPr>
        <w:spacing w:after="60" w:lineRule="auto"/>
        <w:rPr>
          <w:color w:val="52525b"/>
          <w:sz w:val="20"/>
          <w:szCs w:val="20"/>
        </w:rPr>
      </w:pPr>
      <w:r w:rsidDel="00000000" w:rsidR="00000000" w:rsidRPr="00000000">
        <w:rPr>
          <w:rtl w:val="0"/>
        </w:rPr>
      </w:r>
    </w:p>
    <w:p w:rsidR="00000000" w:rsidDel="00000000" w:rsidP="00000000" w:rsidRDefault="00000000" w:rsidRPr="00000000" w14:paraId="000000A9">
      <w:pPr>
        <w:spacing w:after="40" w:before="200" w:lineRule="auto"/>
        <w:rPr/>
      </w:pPr>
      <w:r w:rsidDel="00000000" w:rsidR="00000000" w:rsidRPr="00000000">
        <w:rPr>
          <w:rFonts w:ascii="Calibri" w:cs="Calibri" w:eastAsia="Calibri" w:hAnsi="Calibri"/>
          <w:b w:val="1"/>
          <w:bCs w:val="1"/>
          <w:sz w:val="24"/>
          <w:szCs w:val="24"/>
          <w:rtl w:val="0"/>
        </w:rPr>
        <w:t xml:space="preserve">5. Generational Adoption Gap</w:t>
      </w:r>
      <w:r w:rsidDel="00000000" w:rsidR="00000000" w:rsidRPr="00000000">
        <w:rPr>
          <w:rFonts w:ascii="Consolas" w:cs="Consolas" w:eastAsia="Consolas" w:hAnsi="Consolas"/>
          <w:color w:val="2563eb"/>
          <w:sz w:val="16"/>
          <w:szCs w:val="16"/>
          <w:rtl w:val="0"/>
        </w:rPr>
        <w:t xml:space="preserve">  [STRATEGIC]</w:t>
      </w:r>
      <w:r w:rsidDel="00000000" w:rsidR="00000000" w:rsidRPr="00000000">
        <w:rPr>
          <w:rtl w:val="0"/>
        </w:rPr>
      </w:r>
    </w:p>
    <w:p w:rsidR="00000000" w:rsidDel="00000000" w:rsidP="00000000" w:rsidRDefault="00000000" w:rsidRPr="00000000" w14:paraId="000000AA">
      <w:pPr>
        <w:spacing w:after="60" w:lineRule="auto"/>
        <w:rPr>
          <w:rFonts w:ascii="Consolas" w:cs="Consolas" w:eastAsia="Consolas" w:hAnsi="Consolas"/>
          <w:b w:val="1"/>
          <w:bCs w:val="1"/>
          <w:color w:val="2563eb"/>
          <w:sz w:val="18"/>
          <w:szCs w:val="18"/>
        </w:rPr>
      </w:pPr>
      <w:r w:rsidDel="00000000" w:rsidR="00000000" w:rsidRPr="00000000">
        <w:rPr>
          <w:rFonts w:ascii="Consolas" w:cs="Consolas" w:eastAsia="Consolas" w:hAnsi="Consolas"/>
          <w:b w:val="1"/>
          <w:bCs w:val="1"/>
          <w:color w:val="2563eb"/>
          <w:sz w:val="18"/>
          <w:szCs w:val="18"/>
          <w:rtl w:val="0"/>
        </w:rPr>
        <w:t xml:space="preserve">$200k - $500k</w:t>
      </w:r>
      <w:r w:rsidDel="00000000" w:rsidR="00000000" w:rsidRPr="00000000">
        <w:rPr>
          <w:rtl w:val="0"/>
        </w:rPr>
      </w:r>
    </w:p>
    <w:p w:rsidR="00000000" w:rsidDel="00000000" w:rsidP="00000000" w:rsidRDefault="00000000" w:rsidRPr="00000000" w14:paraId="000000AB">
      <w:pPr>
        <w:rPr>
          <w:rFonts w:ascii="Consolas" w:cs="Consolas" w:eastAsia="Consolas" w:hAnsi="Consolas"/>
          <w:b w:val="1"/>
          <w:bCs w:val="1"/>
          <w:color w:val="dc2626"/>
          <w:sz w:val="18"/>
          <w:szCs w:val="18"/>
        </w:rPr>
      </w:pPr>
      <w:r w:rsidDel="00000000" w:rsidR="00000000" w:rsidRPr="00000000">
        <w:rPr>
          <w:rFonts w:ascii="Consolas" w:cs="Consolas" w:eastAsia="Consolas" w:hAnsi="Consolas"/>
          <w:b w:val="1"/>
          <w:bCs w:val="1"/>
          <w:color w:val="dc2626"/>
          <w:sz w:val="18"/>
          <w:szCs w:val="18"/>
          <w:rtl w:val="0"/>
        </w:rPr>
        <w:t xml:space="preserve">Estimated annual impact</w:t>
      </w:r>
    </w:p>
    <w:p w:rsidR="00000000" w:rsidDel="00000000" w:rsidP="00000000" w:rsidRDefault="00000000" w:rsidRPr="00000000" w14:paraId="000000AC">
      <w:pPr>
        <w:spacing w:after="60" w:lineRule="auto"/>
        <w:rPr>
          <w:rFonts w:ascii="Consolas" w:cs="Consolas" w:eastAsia="Consolas" w:hAnsi="Consolas"/>
          <w:b w:val="1"/>
          <w:bCs w:val="1"/>
          <w:color w:val="2563eb"/>
          <w:sz w:val="18"/>
          <w:szCs w:val="18"/>
        </w:rPr>
      </w:pPr>
      <w:r w:rsidDel="00000000" w:rsidR="00000000" w:rsidRPr="00000000">
        <w:rPr>
          <w:rtl w:val="0"/>
        </w:rPr>
      </w:r>
    </w:p>
    <w:p w:rsidR="00000000" w:rsidDel="00000000" w:rsidP="00000000" w:rsidRDefault="00000000" w:rsidRPr="00000000" w14:paraId="000000AD">
      <w:pPr>
        <w:spacing w:after="60" w:lineRule="auto"/>
        <w:ind w:left="360" w:firstLine="0"/>
        <w:rPr/>
      </w:pPr>
      <w:r w:rsidDel="00000000" w:rsidR="00000000" w:rsidRPr="00000000">
        <w:rPr>
          <w:rFonts w:ascii="Georgia" w:cs="Georgia" w:eastAsia="Georgia" w:hAnsi="Georgia"/>
          <w:i w:val="1"/>
          <w:iCs w:val="1"/>
          <w:color w:val="52525b"/>
          <w:sz w:val="20"/>
          <w:szCs w:val="20"/>
          <w:rtl w:val="0"/>
        </w:rPr>
        <w:t xml:space="preserve">“The younger employees pick things up instantly. Some of our senior people... it’s a harder conversation.”</w:t>
      </w:r>
      <w:r w:rsidDel="00000000" w:rsidR="00000000" w:rsidRPr="00000000">
        <w:rPr>
          <w:rFonts w:ascii="Consolas" w:cs="Consolas" w:eastAsia="Consolas" w:hAnsi="Consolas"/>
          <w:color w:val="a1a1aa"/>
          <w:sz w:val="16"/>
          <w:szCs w:val="16"/>
          <w:rtl w:val="0"/>
        </w:rPr>
        <w:t xml:space="preserve"> — Dean</w:t>
      </w:r>
      <w:r w:rsidDel="00000000" w:rsidR="00000000" w:rsidRPr="00000000">
        <w:rPr>
          <w:rtl w:val="0"/>
        </w:rPr>
      </w:r>
    </w:p>
    <w:p w:rsidR="00000000" w:rsidDel="00000000" w:rsidP="00000000" w:rsidRDefault="00000000" w:rsidRPr="00000000" w14:paraId="000000AE">
      <w:pPr>
        <w:spacing w:after="60" w:lineRule="auto"/>
        <w:rPr>
          <w:rFonts w:ascii="Calibri" w:cs="Calibri" w:eastAsia="Calibri" w:hAnsi="Calibri"/>
          <w:color w:val="52525b"/>
          <w:sz w:val="20"/>
          <w:szCs w:val="20"/>
        </w:rPr>
      </w:pPr>
      <w:r w:rsidDel="00000000" w:rsidR="00000000" w:rsidRPr="00000000">
        <w:rPr>
          <w:rFonts w:ascii="Consolas" w:cs="Consolas" w:eastAsia="Consolas" w:hAnsi="Consolas"/>
          <w:b w:val="1"/>
          <w:bCs w:val="1"/>
          <w:color w:val="b45309"/>
          <w:sz w:val="16"/>
          <w:szCs w:val="16"/>
          <w:rtl w:val="0"/>
        </w:rPr>
        <w:t xml:space="preserve">ANNUAL IMPACT: </w:t>
      </w:r>
      <w:r w:rsidDel="00000000" w:rsidR="00000000" w:rsidRPr="00000000">
        <w:rPr>
          <w:rFonts w:ascii="Calibri" w:cs="Calibri" w:eastAsia="Calibri" w:hAnsi="Calibri"/>
          <w:color w:val="52525b"/>
          <w:sz w:val="20"/>
          <w:szCs w:val="20"/>
          <w:rtl w:val="0"/>
        </w:rPr>
        <w:t xml:space="preserve">Every month of delayed adoption costs momentum. 6-month delays double transformation costs.</w:t>
      </w:r>
    </w:p>
    <w:p w:rsidR="00000000" w:rsidDel="00000000" w:rsidP="00000000" w:rsidRDefault="00000000" w:rsidRPr="00000000" w14:paraId="000000AF">
      <w:pPr>
        <w:spacing w:after="60" w:lineRule="auto"/>
        <w:rPr>
          <w:color w:val="52525b"/>
          <w:sz w:val="20"/>
          <w:szCs w:val="20"/>
        </w:rPr>
      </w:pPr>
      <w:r w:rsidDel="00000000" w:rsidR="00000000" w:rsidRPr="00000000">
        <w:rPr>
          <w:rtl w:val="0"/>
        </w:rPr>
      </w:r>
    </w:p>
    <w:p w:rsidR="00000000" w:rsidDel="00000000" w:rsidP="00000000" w:rsidRDefault="00000000" w:rsidRPr="00000000" w14:paraId="000000B0">
      <w:pPr>
        <w:spacing w:after="60" w:lineRule="auto"/>
        <w:rPr>
          <w:color w:val="52525b"/>
          <w:sz w:val="20"/>
          <w:szCs w:val="20"/>
        </w:rPr>
      </w:pPr>
      <w:r w:rsidDel="00000000" w:rsidR="00000000" w:rsidRPr="00000000">
        <w:rPr>
          <w:color w:val="52525b"/>
          <w:sz w:val="20"/>
          <w:szCs w:val="20"/>
          <w:rtl w:val="0"/>
        </w:rPr>
        <w:t xml:space="preserve">Technology adoption is inconsistent across the organization. Junior and technical teams adopt new tools quickly. But adoption at the management layer lags — creating bottlenecks in approvals, decision-making, and execution flow</w:t>
      </w:r>
    </w:p>
    <w:p w:rsidR="00000000" w:rsidDel="00000000" w:rsidP="00000000" w:rsidRDefault="00000000" w:rsidRPr="00000000" w14:paraId="000000B1">
      <w:pPr>
        <w:spacing w:after="60" w:lineRule="auto"/>
        <w:rPr>
          <w:color w:val="52525b"/>
          <w:sz w:val="20"/>
          <w:szCs w:val="20"/>
        </w:rPr>
      </w:pPr>
      <w:r w:rsidDel="00000000" w:rsidR="00000000" w:rsidRPr="00000000">
        <w:rPr>
          <w:rtl w:val="0"/>
        </w:rPr>
      </w:r>
    </w:p>
    <w:p w:rsidR="00000000" w:rsidDel="00000000" w:rsidP="00000000" w:rsidRDefault="00000000" w:rsidRPr="00000000" w14:paraId="000000B2">
      <w:pPr>
        <w:spacing w:after="60" w:lineRule="auto"/>
        <w:rPr>
          <w:rFonts w:ascii="Consolas" w:cs="Consolas" w:eastAsia="Consolas" w:hAnsi="Consolas"/>
          <w:color w:val="2563eb"/>
          <w:sz w:val="16"/>
          <w:szCs w:val="16"/>
        </w:rPr>
      </w:pPr>
      <w:r w:rsidDel="00000000" w:rsidR="00000000" w:rsidRPr="00000000">
        <w:rPr>
          <w:color w:val="52525b"/>
          <w:sz w:val="20"/>
          <w:szCs w:val="20"/>
          <w:rtl w:val="0"/>
        </w:rPr>
        <w:t xml:space="preserve">rationale: ~20–30 managers involved in approvals / decision layers. 5–10 hours/week lost per manager due to friction (tool gaps, back-and-forth, manual processes). Avg loaded cost: ~$120–150/hour.</w:t>
      </w:r>
      <w:r w:rsidDel="00000000" w:rsidR="00000000" w:rsidRPr="00000000">
        <w:rPr>
          <w:rFonts w:ascii="Calibri" w:cs="Calibri" w:eastAsia="Calibri" w:hAnsi="Calibri"/>
          <w:b w:val="1"/>
          <w:bCs w:val="1"/>
          <w:sz w:val="24"/>
          <w:szCs w:val="24"/>
          <w:rtl w:val="0"/>
        </w:rPr>
        <w:t xml:space="preserve">6. Missing Strategic Tech Layer</w:t>
      </w:r>
      <w:r w:rsidDel="00000000" w:rsidR="00000000" w:rsidRPr="00000000">
        <w:rPr>
          <w:rFonts w:ascii="Consolas" w:cs="Consolas" w:eastAsia="Consolas" w:hAnsi="Consolas"/>
          <w:color w:val="2563eb"/>
          <w:sz w:val="16"/>
          <w:szCs w:val="16"/>
          <w:rtl w:val="0"/>
        </w:rPr>
        <w:t xml:space="preserve">  [STRATEGIC]</w:t>
      </w:r>
    </w:p>
    <w:p w:rsidR="00000000" w:rsidDel="00000000" w:rsidP="00000000" w:rsidRDefault="00000000" w:rsidRPr="00000000" w14:paraId="000000B3">
      <w:pPr>
        <w:spacing w:after="40" w:before="200" w:lineRule="auto"/>
        <w:rPr>
          <w:rFonts w:ascii="Consolas" w:cs="Consolas" w:eastAsia="Consolas" w:hAnsi="Consolas"/>
          <w:color w:val="2563eb"/>
          <w:sz w:val="16"/>
          <w:szCs w:val="16"/>
        </w:rPr>
      </w:pPr>
      <w:r w:rsidDel="00000000" w:rsidR="00000000" w:rsidRPr="00000000">
        <w:rPr>
          <w:rtl w:val="0"/>
        </w:rPr>
      </w:r>
    </w:p>
    <w:p w:rsidR="00000000" w:rsidDel="00000000" w:rsidP="00000000" w:rsidRDefault="00000000" w:rsidRPr="00000000" w14:paraId="000000B4">
      <w:pPr>
        <w:spacing w:after="60" w:lineRule="auto"/>
        <w:rPr>
          <w:rFonts w:ascii="Consolas" w:cs="Consolas" w:eastAsia="Consolas" w:hAnsi="Consolas"/>
          <w:b w:val="1"/>
          <w:bCs w:val="1"/>
          <w:color w:val="2563eb"/>
          <w:sz w:val="18"/>
          <w:szCs w:val="18"/>
        </w:rPr>
      </w:pPr>
      <w:r w:rsidDel="00000000" w:rsidR="00000000" w:rsidRPr="00000000">
        <w:rPr>
          <w:rFonts w:ascii="Consolas" w:cs="Consolas" w:eastAsia="Consolas" w:hAnsi="Consolas"/>
          <w:b w:val="1"/>
          <w:bCs w:val="1"/>
          <w:color w:val="2563eb"/>
          <w:sz w:val="18"/>
          <w:szCs w:val="18"/>
          <w:rtl w:val="0"/>
        </w:rPr>
        <w:t xml:space="preserve">$200K – $400K / year</w:t>
      </w:r>
    </w:p>
    <w:p w:rsidR="00000000" w:rsidDel="00000000" w:rsidP="00000000" w:rsidRDefault="00000000" w:rsidRPr="00000000" w14:paraId="000000B5">
      <w:pPr>
        <w:rPr>
          <w:rFonts w:ascii="Consolas" w:cs="Consolas" w:eastAsia="Consolas" w:hAnsi="Consolas"/>
          <w:b w:val="1"/>
          <w:bCs w:val="1"/>
          <w:color w:val="dc2626"/>
          <w:sz w:val="18"/>
          <w:szCs w:val="18"/>
        </w:rPr>
      </w:pPr>
      <w:r w:rsidDel="00000000" w:rsidR="00000000" w:rsidRPr="00000000">
        <w:rPr>
          <w:rFonts w:ascii="Consolas" w:cs="Consolas" w:eastAsia="Consolas" w:hAnsi="Consolas"/>
          <w:b w:val="1"/>
          <w:bCs w:val="1"/>
          <w:color w:val="dc2626"/>
          <w:sz w:val="18"/>
          <w:szCs w:val="18"/>
          <w:rtl w:val="0"/>
        </w:rPr>
        <w:t xml:space="preserve">Estimated annual impact</w:t>
      </w:r>
    </w:p>
    <w:p w:rsidR="00000000" w:rsidDel="00000000" w:rsidP="00000000" w:rsidRDefault="00000000" w:rsidRPr="00000000" w14:paraId="000000B6">
      <w:pPr>
        <w:spacing w:after="60" w:lineRule="auto"/>
        <w:rPr>
          <w:rFonts w:ascii="Consolas" w:cs="Consolas" w:eastAsia="Consolas" w:hAnsi="Consolas"/>
          <w:b w:val="1"/>
          <w:bCs w:val="1"/>
          <w:color w:val="2563eb"/>
          <w:sz w:val="18"/>
          <w:szCs w:val="18"/>
        </w:rPr>
      </w:pPr>
      <w:r w:rsidDel="00000000" w:rsidR="00000000" w:rsidRPr="00000000">
        <w:rPr>
          <w:rtl w:val="0"/>
        </w:rPr>
      </w:r>
    </w:p>
    <w:p w:rsidR="00000000" w:rsidDel="00000000" w:rsidP="00000000" w:rsidRDefault="00000000" w:rsidRPr="00000000" w14:paraId="000000B7">
      <w:pPr>
        <w:spacing w:after="60" w:lineRule="auto"/>
        <w:ind w:left="360" w:firstLine="0"/>
        <w:rPr/>
      </w:pPr>
      <w:r w:rsidDel="00000000" w:rsidR="00000000" w:rsidRPr="00000000">
        <w:rPr>
          <w:rFonts w:ascii="Georgia" w:cs="Georgia" w:eastAsia="Georgia" w:hAnsi="Georgia"/>
          <w:i w:val="1"/>
          <w:iCs w:val="1"/>
          <w:color w:val="52525b"/>
          <w:sz w:val="20"/>
          <w:szCs w:val="20"/>
          <w:rtl w:val="0"/>
        </w:rPr>
        <w:t xml:space="preserve">“We don’t have a CTO. We’ve never had someone whose job is to look at all of this holistically.”</w:t>
      </w:r>
      <w:r w:rsidDel="00000000" w:rsidR="00000000" w:rsidRPr="00000000">
        <w:rPr>
          <w:rFonts w:ascii="Consolas" w:cs="Consolas" w:eastAsia="Consolas" w:hAnsi="Consolas"/>
          <w:color w:val="a1a1aa"/>
          <w:sz w:val="16"/>
          <w:szCs w:val="16"/>
          <w:rtl w:val="0"/>
        </w:rPr>
        <w:t xml:space="preserve"> — Dean</w:t>
      </w:r>
      <w:r w:rsidDel="00000000" w:rsidR="00000000" w:rsidRPr="00000000">
        <w:rPr>
          <w:rtl w:val="0"/>
        </w:rPr>
      </w:r>
    </w:p>
    <w:p w:rsidR="00000000" w:rsidDel="00000000" w:rsidP="00000000" w:rsidRDefault="00000000" w:rsidRPr="00000000" w14:paraId="000000B8">
      <w:pPr>
        <w:spacing w:after="60" w:lineRule="auto"/>
        <w:rPr>
          <w:color w:val="52525b"/>
          <w:sz w:val="20"/>
          <w:szCs w:val="20"/>
        </w:rPr>
      </w:pPr>
      <w:r w:rsidDel="00000000" w:rsidR="00000000" w:rsidRPr="00000000">
        <w:rPr>
          <w:rtl w:val="0"/>
        </w:rPr>
      </w:r>
    </w:p>
    <w:p w:rsidR="00000000" w:rsidDel="00000000" w:rsidP="00000000" w:rsidRDefault="00000000" w:rsidRPr="00000000" w14:paraId="000000B9">
      <w:pPr>
        <w:spacing w:after="60" w:lineRule="auto"/>
        <w:rPr>
          <w:color w:val="52525b"/>
          <w:sz w:val="20"/>
          <w:szCs w:val="20"/>
        </w:rPr>
      </w:pPr>
      <w:r w:rsidDel="00000000" w:rsidR="00000000" w:rsidRPr="00000000">
        <w:rPr>
          <w:color w:val="52525b"/>
          <w:sz w:val="20"/>
          <w:szCs w:val="20"/>
          <w:rtl w:val="0"/>
        </w:rPr>
        <w:t xml:space="preserve">Technology decisions are made in isolation — by function, by need, and in real time. Without a central owner, tools, data, and workflows evolve independently rather than as a system.</w:t>
      </w:r>
    </w:p>
    <w:p w:rsidR="00000000" w:rsidDel="00000000" w:rsidP="00000000" w:rsidRDefault="00000000" w:rsidRPr="00000000" w14:paraId="000000BA">
      <w:pPr>
        <w:spacing w:after="60" w:lineRule="auto"/>
        <w:rPr>
          <w:color w:val="52525b"/>
          <w:sz w:val="20"/>
          <w:szCs w:val="20"/>
        </w:rPr>
      </w:pPr>
      <w:r w:rsidDel="00000000" w:rsidR="00000000" w:rsidRPr="00000000">
        <w:rPr>
          <w:color w:val="52525b"/>
          <w:sz w:val="20"/>
          <w:szCs w:val="20"/>
          <w:rtl w:val="0"/>
        </w:rPr>
        <w:t xml:space="preserve">Rationale: Direct Waste: $15K–$60K. Workarounds: $90K–$300K. Lost leverage: $100K–$400K</w:t>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spacing w:after="400" w:before="400" w:lineRule="auto"/>
        <w:jc w:val="center"/>
        <w:rPr/>
      </w:pPr>
      <w:r w:rsidDel="00000000" w:rsidR="00000000" w:rsidRPr="00000000">
        <w:rPr>
          <w:rFonts w:ascii="Georgia" w:cs="Georgia" w:eastAsia="Georgia" w:hAnsi="Georgia"/>
          <w:i w:val="1"/>
          <w:iCs w:val="1"/>
          <w:color w:val="7a7ae6"/>
          <w:sz w:val="28"/>
          <w:szCs w:val="28"/>
          <w:rtl w:val="0"/>
        </w:rPr>
        <w:t xml:space="preserve">“Not new software. New connective tissue.”</w:t>
      </w:r>
      <w:r w:rsidDel="00000000" w:rsidR="00000000" w:rsidRPr="00000000">
        <w:rPr>
          <w:rtl w:val="0"/>
        </w:rPr>
      </w:r>
    </w:p>
    <w:p w:rsidR="00000000" w:rsidDel="00000000" w:rsidP="00000000" w:rsidRDefault="00000000" w:rsidRPr="00000000" w14:paraId="000000BD">
      <w:pPr>
        <w:spacing w:after="60" w:before="120" w:lineRule="auto"/>
        <w:rPr/>
      </w:pPr>
      <w:r w:rsidDel="00000000" w:rsidR="00000000" w:rsidRPr="00000000">
        <w:rPr>
          <w:rFonts w:ascii="Consolas" w:cs="Consolas" w:eastAsia="Consolas" w:hAnsi="Consolas"/>
          <w:b w:val="1"/>
          <w:bCs w:val="1"/>
          <w:color w:val="7a7ae6"/>
          <w:sz w:val="18"/>
          <w:szCs w:val="18"/>
          <w:rtl w:val="0"/>
        </w:rPr>
        <w:t xml:space="preserve">03 — THE DIGITAL BACKBONE</w:t>
      </w:r>
      <w:r w:rsidDel="00000000" w:rsidR="00000000" w:rsidRPr="00000000">
        <w:rPr>
          <w:rtl w:val="0"/>
        </w:rPr>
      </w:r>
    </w:p>
    <w:p w:rsidR="00000000" w:rsidDel="00000000" w:rsidP="00000000" w:rsidRDefault="00000000" w:rsidRPr="00000000" w14:paraId="000000BE">
      <w:pPr>
        <w:pStyle w:val="Heading1"/>
        <w:spacing w:after="150" w:before="300" w:lineRule="auto"/>
        <w:rPr>
          <w:sz w:val="36"/>
          <w:szCs w:val="36"/>
        </w:rPr>
      </w:pPr>
      <w:r w:rsidDel="00000000" w:rsidR="00000000" w:rsidRPr="00000000">
        <w:rPr>
          <w:rtl w:val="0"/>
        </w:rPr>
      </w:r>
    </w:p>
    <w:p w:rsidR="00000000" w:rsidDel="00000000" w:rsidP="00000000" w:rsidRDefault="00000000" w:rsidRPr="00000000" w14:paraId="000000BF">
      <w:pPr>
        <w:pStyle w:val="Heading1"/>
        <w:spacing w:after="150" w:before="300" w:lineRule="auto"/>
        <w:rPr/>
      </w:pPr>
      <w:r w:rsidDel="00000000" w:rsidR="00000000" w:rsidRPr="00000000">
        <w:rPr>
          <w:rFonts w:ascii="Georgia" w:cs="Georgia" w:eastAsia="Georgia" w:hAnsi="Georgia"/>
          <w:b w:val="1"/>
          <w:bCs w:val="1"/>
          <w:sz w:val="36"/>
          <w:szCs w:val="36"/>
          <w:rtl w:val="0"/>
        </w:rPr>
        <w:t xml:space="preserve">One Connected Operation</w:t>
      </w:r>
      <w:r w:rsidDel="00000000" w:rsidR="00000000" w:rsidRPr="00000000">
        <w:rPr>
          <w:rtl w:val="0"/>
        </w:rPr>
      </w:r>
    </w:p>
    <w:p w:rsidR="00000000" w:rsidDel="00000000" w:rsidP="00000000" w:rsidRDefault="00000000" w:rsidRPr="00000000" w14:paraId="000000C0">
      <w:pPr>
        <w:spacing w:after="160" w:lineRule="auto"/>
        <w:rPr>
          <w:color w:val="52525b"/>
        </w:rPr>
      </w:pPr>
      <w:r w:rsidDel="00000000" w:rsidR="00000000" w:rsidRPr="00000000">
        <w:rPr>
          <w:color w:val="52525b"/>
          <w:rtl w:val="0"/>
        </w:rPr>
        <w:t xml:space="preserve">Taylor’s operation is structured across three core modes of value creation: </w:t>
      </w:r>
      <w:r w:rsidDel="00000000" w:rsidR="00000000" w:rsidRPr="00000000">
        <w:rPr>
          <w:b w:val="1"/>
          <w:bCs w:val="1"/>
          <w:color w:val="52525b"/>
          <w:rtl w:val="0"/>
        </w:rPr>
        <w:t xml:space="preserve">Create, Build, and Execute</w:t>
      </w:r>
      <w:r w:rsidDel="00000000" w:rsidR="00000000" w:rsidRPr="00000000">
        <w:rPr>
          <w:color w:val="52525b"/>
          <w:rtl w:val="0"/>
        </w:rPr>
        <w:t xml:space="preserve">.</w:t>
      </w:r>
    </w:p>
    <w:p w:rsidR="00000000" w:rsidDel="00000000" w:rsidP="00000000" w:rsidRDefault="00000000" w:rsidRPr="00000000" w14:paraId="000000C1">
      <w:pPr>
        <w:spacing w:after="160" w:lineRule="auto"/>
        <w:rPr>
          <w:color w:val="52525b"/>
        </w:rPr>
      </w:pPr>
      <w:r w:rsidDel="00000000" w:rsidR="00000000" w:rsidRPr="00000000">
        <w:rPr>
          <w:color w:val="52525b"/>
          <w:rtl w:val="0"/>
        </w:rPr>
        <w:t xml:space="preserve">These modes define how ideas are developed, how they are produced, and how they are ultimately delivered. Together, they represent the full lifecycle of Taylor’s work — from concept to execution.</w:t>
      </w:r>
    </w:p>
    <w:p w:rsidR="00000000" w:rsidDel="00000000" w:rsidP="00000000" w:rsidRDefault="00000000" w:rsidRPr="00000000" w14:paraId="000000C2">
      <w:pPr>
        <w:spacing w:after="160" w:lineRule="auto"/>
        <w:rPr>
          <w:color w:val="52525b"/>
        </w:rPr>
      </w:pPr>
      <w:r w:rsidDel="00000000" w:rsidR="00000000" w:rsidRPr="00000000">
        <w:rPr>
          <w:color w:val="52525b"/>
          <w:rtl w:val="0"/>
        </w:rPr>
        <w:t xml:space="preserve">These modes are supported by five foundational layers:</w:t>
      </w:r>
    </w:p>
    <w:p w:rsidR="00000000" w:rsidDel="00000000" w:rsidP="00000000" w:rsidRDefault="00000000" w:rsidRPr="00000000" w14:paraId="000000C3">
      <w:pPr>
        <w:spacing w:after="160" w:lineRule="auto"/>
        <w:rPr>
          <w:color w:val="52525b"/>
        </w:rPr>
      </w:pPr>
      <w:r w:rsidDel="00000000" w:rsidR="00000000" w:rsidRPr="00000000">
        <w:rPr>
          <w:color w:val="52525b"/>
          <w:rtl w:val="0"/>
        </w:rPr>
        <w:t xml:space="preserve">People &amp; Culture, </w:t>
      </w:r>
    </w:p>
    <w:p w:rsidR="00000000" w:rsidDel="00000000" w:rsidP="00000000" w:rsidRDefault="00000000" w:rsidRPr="00000000" w14:paraId="000000C4">
      <w:pPr>
        <w:spacing w:after="160" w:lineRule="auto"/>
        <w:rPr>
          <w:color w:val="52525b"/>
        </w:rPr>
      </w:pPr>
      <w:r w:rsidDel="00000000" w:rsidR="00000000" w:rsidRPr="00000000">
        <w:rPr>
          <w:color w:val="52525b"/>
          <w:rtl w:val="0"/>
        </w:rPr>
        <w:t xml:space="preserve">Processes, </w:t>
      </w:r>
    </w:p>
    <w:p w:rsidR="00000000" w:rsidDel="00000000" w:rsidP="00000000" w:rsidRDefault="00000000" w:rsidRPr="00000000" w14:paraId="000000C5">
      <w:pPr>
        <w:spacing w:after="160" w:lineRule="auto"/>
        <w:rPr>
          <w:color w:val="52525b"/>
        </w:rPr>
      </w:pPr>
      <w:r w:rsidDel="00000000" w:rsidR="00000000" w:rsidRPr="00000000">
        <w:rPr>
          <w:color w:val="52525b"/>
          <w:rtl w:val="0"/>
        </w:rPr>
        <w:t xml:space="preserve">Technology, </w:t>
      </w:r>
    </w:p>
    <w:p w:rsidR="00000000" w:rsidDel="00000000" w:rsidP="00000000" w:rsidRDefault="00000000" w:rsidRPr="00000000" w14:paraId="000000C6">
      <w:pPr>
        <w:spacing w:after="160" w:lineRule="auto"/>
        <w:rPr>
          <w:color w:val="52525b"/>
        </w:rPr>
      </w:pPr>
      <w:r w:rsidDel="00000000" w:rsidR="00000000" w:rsidRPr="00000000">
        <w:rPr>
          <w:color w:val="52525b"/>
          <w:rtl w:val="0"/>
        </w:rPr>
        <w:t xml:space="preserve">Data, </w:t>
      </w:r>
    </w:p>
    <w:p w:rsidR="00000000" w:rsidDel="00000000" w:rsidP="00000000" w:rsidRDefault="00000000" w:rsidRPr="00000000" w14:paraId="000000C7">
      <w:pPr>
        <w:spacing w:after="160" w:lineRule="auto"/>
        <w:rPr>
          <w:color w:val="52525b"/>
        </w:rPr>
      </w:pPr>
      <w:r w:rsidDel="00000000" w:rsidR="00000000" w:rsidRPr="00000000">
        <w:rPr>
          <w:color w:val="52525b"/>
          <w:rtl w:val="0"/>
        </w:rPr>
        <w:t xml:space="preserve">Compliance.</w:t>
      </w:r>
    </w:p>
    <w:p w:rsidR="00000000" w:rsidDel="00000000" w:rsidP="00000000" w:rsidRDefault="00000000" w:rsidRPr="00000000" w14:paraId="000000C8">
      <w:pPr>
        <w:spacing w:after="160" w:lineRule="auto"/>
        <w:rPr>
          <w:b w:val="1"/>
          <w:bCs w:val="1"/>
          <w:color w:val="52525b"/>
        </w:rPr>
      </w:pPr>
      <w:r w:rsidDel="00000000" w:rsidR="00000000" w:rsidRPr="00000000">
        <w:rPr>
          <w:b w:val="1"/>
          <w:bCs w:val="1"/>
          <w:color w:val="52525b"/>
          <w:rtl w:val="0"/>
        </w:rPr>
        <w:t xml:space="preserve">[IMAGEN DE LOS TRES MODOS Y LOS 5 PILARES = DESCONECTADOS]</w:t>
      </w:r>
    </w:p>
    <w:p w:rsidR="00000000" w:rsidDel="00000000" w:rsidP="00000000" w:rsidRDefault="00000000" w:rsidRPr="00000000" w14:paraId="000000C9">
      <w:pPr>
        <w:spacing w:after="160" w:lineRule="auto"/>
        <w:rPr>
          <w:color w:val="52525b"/>
        </w:rPr>
      </w:pPr>
      <w:r w:rsidDel="00000000" w:rsidR="00000000" w:rsidRPr="00000000">
        <w:rPr>
          <w:color w:val="52525b"/>
          <w:rtl w:val="0"/>
        </w:rPr>
        <w:t xml:space="preserve">Each of these layers plays a critical role in how the business runs. Work moves across Create, Build, and Execute through a combination of tools, handoffs, and individual coordination. Information is distributed across systems. Visibility is partial. Alignment depends on people rather than structure. —. </w:t>
      </w:r>
    </w:p>
    <w:p w:rsidR="00000000" w:rsidDel="00000000" w:rsidP="00000000" w:rsidRDefault="00000000" w:rsidRPr="00000000" w14:paraId="000000CA">
      <w:pPr>
        <w:spacing w:after="160" w:lineRule="auto"/>
        <w:rPr>
          <w:b w:val="1"/>
          <w:bCs w:val="1"/>
          <w:color w:val="52525b"/>
        </w:rPr>
      </w:pPr>
      <w:r w:rsidDel="00000000" w:rsidR="00000000" w:rsidRPr="00000000">
        <w:rPr>
          <w:b w:val="1"/>
          <w:bCs w:val="1"/>
          <w:color w:val="52525b"/>
          <w:rtl w:val="0"/>
        </w:rPr>
        <w:t xml:space="preserve">The Digital Backbone addresses this gap</w:t>
      </w:r>
    </w:p>
    <w:p w:rsidR="00000000" w:rsidDel="00000000" w:rsidP="00000000" w:rsidRDefault="00000000" w:rsidRPr="00000000" w14:paraId="000000CB">
      <w:pPr>
        <w:spacing w:after="160" w:lineRule="auto"/>
        <w:rPr>
          <w:rFonts w:ascii="Calibri" w:cs="Calibri" w:eastAsia="Calibri" w:hAnsi="Calibri"/>
          <w:color w:val="52525b"/>
          <w:sz w:val="22"/>
          <w:szCs w:val="22"/>
        </w:rPr>
      </w:pPr>
      <w:r w:rsidDel="00000000" w:rsidR="00000000" w:rsidRPr="00000000">
        <w:rPr>
          <w:color w:val="52525b"/>
          <w:rtl w:val="0"/>
        </w:rPr>
        <w:t xml:space="preserve">It introduces a connected operational layer that links how work is created, built, and executed across the organization. Rather than adding new systems, it connects existing ones — enabling workflows to move end-to-end, data to flow in real time, and decisions to be made with full visibility.</w:t>
      </w:r>
      <w:r w:rsidDel="00000000" w:rsidR="00000000" w:rsidRPr="00000000">
        <w:rPr>
          <w:rtl w:val="0"/>
        </w:rPr>
      </w:r>
    </w:p>
    <w:p w:rsidR="00000000" w:rsidDel="00000000" w:rsidP="00000000" w:rsidRDefault="00000000" w:rsidRPr="00000000" w14:paraId="000000CC">
      <w:pPr>
        <w:spacing w:after="240" w:before="240" w:lineRule="auto"/>
        <w:rPr>
          <w:color w:val="52525b"/>
        </w:rPr>
      </w:pPr>
      <w:r w:rsidDel="00000000" w:rsidR="00000000" w:rsidRPr="00000000">
        <w:rPr>
          <w:color w:val="52525b"/>
          <w:rtl w:val="0"/>
        </w:rPr>
        <w:t xml:space="preserve">It integrates the three modes of operation with the five foundational layers — turning them into a single, coordinated system.</w:t>
      </w:r>
    </w:p>
    <w:p w:rsidR="00000000" w:rsidDel="00000000" w:rsidP="00000000" w:rsidRDefault="00000000" w:rsidRPr="00000000" w14:paraId="000000CD">
      <w:pPr>
        <w:spacing w:after="160" w:lineRule="auto"/>
        <w:rPr>
          <w:color w:val="52525b"/>
        </w:rPr>
      </w:pPr>
      <w:r w:rsidDel="00000000" w:rsidR="00000000" w:rsidRPr="00000000">
        <w:rPr>
          <w:color w:val="52525b"/>
          <w:rtl w:val="0"/>
        </w:rPr>
        <w:t xml:space="preserve">[IMAGEN DE LOS TRES MODOS Y LOS 5 PILARES = CONECTADOS A TRAVÉS DEL DIGITAL BACKBONE]</w:t>
      </w:r>
    </w:p>
    <w:p w:rsidR="00000000" w:rsidDel="00000000" w:rsidP="00000000" w:rsidRDefault="00000000" w:rsidRPr="00000000" w14:paraId="000000CE">
      <w:pPr>
        <w:spacing w:after="160" w:lineRule="auto"/>
        <w:rPr>
          <w:color w:val="52525b"/>
        </w:rPr>
      </w:pPr>
      <w:r w:rsidDel="00000000" w:rsidR="00000000" w:rsidRPr="00000000">
        <w:rPr>
          <w:rtl w:val="0"/>
        </w:rPr>
      </w:r>
    </w:p>
    <w:p w:rsidR="00000000" w:rsidDel="00000000" w:rsidP="00000000" w:rsidRDefault="00000000" w:rsidRPr="00000000" w14:paraId="000000CF">
      <w:pPr>
        <w:spacing w:after="160" w:lineRule="auto"/>
        <w:rPr>
          <w:color w:val="52525b"/>
        </w:rPr>
      </w:pPr>
      <w:r w:rsidDel="00000000" w:rsidR="00000000" w:rsidRPr="00000000">
        <w:rPr>
          <w:color w:val="52525b"/>
          <w:rtl w:val="0"/>
        </w:rPr>
        <w:t xml:space="preserve">🔹 Hover: CREATE</w:t>
      </w:r>
    </w:p>
    <w:p w:rsidR="00000000" w:rsidDel="00000000" w:rsidP="00000000" w:rsidRDefault="00000000" w:rsidRPr="00000000" w14:paraId="000000D0">
      <w:pPr>
        <w:spacing w:after="160" w:lineRule="auto"/>
        <w:rPr>
          <w:color w:val="52525b"/>
        </w:rPr>
      </w:pPr>
      <w:r w:rsidDel="00000000" w:rsidR="00000000" w:rsidRPr="00000000">
        <w:rPr>
          <w:color w:val="52525b"/>
          <w:rtl w:val="0"/>
        </w:rPr>
        <w:t xml:space="preserve">CREATE — Strategy &amp; Creative</w:t>
      </w:r>
    </w:p>
    <w:p w:rsidR="00000000" w:rsidDel="00000000" w:rsidP="00000000" w:rsidRDefault="00000000" w:rsidRPr="00000000" w14:paraId="000000D1">
      <w:pPr>
        <w:spacing w:after="160" w:lineRule="auto"/>
        <w:rPr>
          <w:color w:val="52525b"/>
        </w:rPr>
      </w:pPr>
      <w:r w:rsidDel="00000000" w:rsidR="00000000" w:rsidRPr="00000000">
        <w:rPr>
          <w:color w:val="52525b"/>
          <w:rtl w:val="0"/>
        </w:rPr>
        <w:t xml:space="preserve">Boxes </w:t>
      </w:r>
    </w:p>
    <w:p w:rsidR="00000000" w:rsidDel="00000000" w:rsidP="00000000" w:rsidRDefault="00000000" w:rsidRPr="00000000" w14:paraId="000000D2">
      <w:pPr>
        <w:numPr>
          <w:ilvl w:val="0"/>
          <w:numId w:val="7"/>
        </w:numPr>
        <w:spacing w:after="0" w:afterAutospacing="0" w:lineRule="auto"/>
        <w:ind w:left="720" w:hanging="360"/>
        <w:rPr>
          <w:b w:val="1"/>
          <w:bCs w:val="1"/>
          <w:color w:val="52525b"/>
          <w:u w:val="none"/>
        </w:rPr>
      </w:pPr>
      <w:r w:rsidDel="00000000" w:rsidR="00000000" w:rsidRPr="00000000">
        <w:rPr>
          <w:color w:val="52525b"/>
          <w:rtl w:val="0"/>
        </w:rPr>
        <w:t xml:space="preserve">Strategic Intelligence</w:t>
      </w:r>
    </w:p>
    <w:p w:rsidR="00000000" w:rsidDel="00000000" w:rsidP="00000000" w:rsidRDefault="00000000" w:rsidRPr="00000000" w14:paraId="000000D3">
      <w:pPr>
        <w:numPr>
          <w:ilvl w:val="1"/>
          <w:numId w:val="7"/>
        </w:numPr>
        <w:spacing w:after="0" w:afterAutospacing="0" w:lineRule="auto"/>
        <w:ind w:left="1440" w:hanging="360"/>
        <w:rPr>
          <w:b w:val="1"/>
          <w:bCs w:val="1"/>
          <w:color w:val="52525b"/>
          <w:u w:val="none"/>
        </w:rPr>
      </w:pPr>
      <w:r w:rsidDel="00000000" w:rsidR="00000000" w:rsidRPr="00000000">
        <w:rPr>
          <w:color w:val="52525b"/>
          <w:rtl w:val="0"/>
        </w:rPr>
        <w:t xml:space="preserve">Client history, market context, and prior work available at the start of every brief</w:t>
      </w:r>
    </w:p>
    <w:p w:rsidR="00000000" w:rsidDel="00000000" w:rsidP="00000000" w:rsidRDefault="00000000" w:rsidRPr="00000000" w14:paraId="000000D4">
      <w:pPr>
        <w:numPr>
          <w:ilvl w:val="0"/>
          <w:numId w:val="7"/>
        </w:numPr>
        <w:spacing w:after="0" w:afterAutospacing="0" w:lineRule="auto"/>
        <w:ind w:left="720" w:hanging="360"/>
        <w:rPr>
          <w:b w:val="1"/>
          <w:bCs w:val="1"/>
          <w:color w:val="52525b"/>
          <w:u w:val="none"/>
        </w:rPr>
      </w:pPr>
      <w:r w:rsidDel="00000000" w:rsidR="00000000" w:rsidRPr="00000000">
        <w:rPr>
          <w:color w:val="52525b"/>
          <w:rtl w:val="0"/>
        </w:rPr>
        <w:t xml:space="preserve">Creative Memory</w:t>
      </w:r>
    </w:p>
    <w:p w:rsidR="00000000" w:rsidDel="00000000" w:rsidP="00000000" w:rsidRDefault="00000000" w:rsidRPr="00000000" w14:paraId="000000D5">
      <w:pPr>
        <w:numPr>
          <w:ilvl w:val="1"/>
          <w:numId w:val="7"/>
        </w:numPr>
        <w:spacing w:after="0" w:afterAutospacing="0" w:lineRule="auto"/>
        <w:ind w:left="1440" w:hanging="360"/>
        <w:rPr>
          <w:b w:val="1"/>
          <w:bCs w:val="1"/>
          <w:color w:val="52525b"/>
          <w:u w:val="none"/>
        </w:rPr>
      </w:pPr>
      <w:r w:rsidDel="00000000" w:rsidR="00000000" w:rsidRPr="00000000">
        <w:rPr>
          <w:color w:val="52525b"/>
          <w:rtl w:val="0"/>
        </w:rPr>
        <w:t xml:space="preserve">Searchable archive of concepts, proposals, and past builds</w:t>
      </w:r>
    </w:p>
    <w:p w:rsidR="00000000" w:rsidDel="00000000" w:rsidP="00000000" w:rsidRDefault="00000000" w:rsidRPr="00000000" w14:paraId="000000D6">
      <w:pPr>
        <w:numPr>
          <w:ilvl w:val="0"/>
          <w:numId w:val="7"/>
        </w:numPr>
        <w:spacing w:after="0" w:afterAutospacing="0" w:lineRule="auto"/>
        <w:ind w:left="720" w:hanging="360"/>
        <w:rPr>
          <w:b w:val="1"/>
          <w:bCs w:val="1"/>
          <w:color w:val="52525b"/>
          <w:u w:val="none"/>
        </w:rPr>
      </w:pPr>
      <w:r w:rsidDel="00000000" w:rsidR="00000000" w:rsidRPr="00000000">
        <w:rPr>
          <w:color w:val="52525b"/>
          <w:rtl w:val="0"/>
        </w:rPr>
        <w:t xml:space="preserve">Proposal Acceleration</w:t>
      </w:r>
    </w:p>
    <w:p w:rsidR="00000000" w:rsidDel="00000000" w:rsidP="00000000" w:rsidRDefault="00000000" w:rsidRPr="00000000" w14:paraId="000000D7">
      <w:pPr>
        <w:numPr>
          <w:ilvl w:val="1"/>
          <w:numId w:val="7"/>
        </w:numPr>
        <w:spacing w:after="0" w:afterAutospacing="0" w:lineRule="auto"/>
        <w:ind w:left="1440" w:hanging="360"/>
        <w:rPr>
          <w:b w:val="1"/>
          <w:bCs w:val="1"/>
          <w:color w:val="52525b"/>
          <w:u w:val="none"/>
        </w:rPr>
      </w:pPr>
      <w:r w:rsidDel="00000000" w:rsidR="00000000" w:rsidRPr="00000000">
        <w:rPr>
          <w:color w:val="52525b"/>
          <w:rtl w:val="0"/>
        </w:rPr>
        <w:t xml:space="preserve">Faster response using reusable materials and pricing logic</w:t>
      </w:r>
    </w:p>
    <w:p w:rsidR="00000000" w:rsidDel="00000000" w:rsidP="00000000" w:rsidRDefault="00000000" w:rsidRPr="00000000" w14:paraId="000000D8">
      <w:pPr>
        <w:numPr>
          <w:ilvl w:val="0"/>
          <w:numId w:val="7"/>
        </w:numPr>
        <w:spacing w:after="0" w:afterAutospacing="0" w:lineRule="auto"/>
        <w:ind w:left="720" w:hanging="360"/>
        <w:rPr>
          <w:b w:val="1"/>
          <w:bCs w:val="1"/>
          <w:color w:val="52525b"/>
          <w:u w:val="none"/>
        </w:rPr>
      </w:pPr>
      <w:r w:rsidDel="00000000" w:rsidR="00000000" w:rsidRPr="00000000">
        <w:rPr>
          <w:color w:val="52525b"/>
          <w:rtl w:val="0"/>
        </w:rPr>
        <w:t xml:space="preserve">Operational Awareness</w:t>
      </w:r>
    </w:p>
    <w:p w:rsidR="00000000" w:rsidDel="00000000" w:rsidP="00000000" w:rsidRDefault="00000000" w:rsidRPr="00000000" w14:paraId="000000D9">
      <w:pPr>
        <w:numPr>
          <w:ilvl w:val="1"/>
          <w:numId w:val="7"/>
        </w:numPr>
        <w:spacing w:after="0" w:afterAutospacing="0" w:lineRule="auto"/>
        <w:ind w:left="1440" w:hanging="360"/>
        <w:rPr>
          <w:b w:val="1"/>
          <w:bCs w:val="1"/>
          <w:color w:val="52525b"/>
          <w:u w:val="none"/>
        </w:rPr>
      </w:pPr>
      <w:r w:rsidDel="00000000" w:rsidR="00000000" w:rsidRPr="00000000">
        <w:rPr>
          <w:color w:val="52525b"/>
          <w:rtl w:val="0"/>
        </w:rPr>
        <w:t xml:space="preserve">Early visibility into production complexity and available assets</w:t>
      </w:r>
    </w:p>
    <w:p w:rsidR="00000000" w:rsidDel="00000000" w:rsidP="00000000" w:rsidRDefault="00000000" w:rsidRPr="00000000" w14:paraId="000000DA">
      <w:pPr>
        <w:numPr>
          <w:ilvl w:val="0"/>
          <w:numId w:val="7"/>
        </w:numPr>
        <w:spacing w:after="0" w:afterAutospacing="0" w:lineRule="auto"/>
        <w:ind w:left="720" w:hanging="360"/>
        <w:rPr>
          <w:b w:val="1"/>
          <w:bCs w:val="1"/>
          <w:color w:val="52525b"/>
          <w:u w:val="none"/>
        </w:rPr>
      </w:pPr>
      <w:r w:rsidDel="00000000" w:rsidR="00000000" w:rsidRPr="00000000">
        <w:rPr>
          <w:color w:val="52525b"/>
          <w:rtl w:val="0"/>
        </w:rPr>
        <w:t xml:space="preserve">AI-Assisted Ideation</w:t>
      </w:r>
    </w:p>
    <w:p w:rsidR="00000000" w:rsidDel="00000000" w:rsidP="00000000" w:rsidRDefault="00000000" w:rsidRPr="00000000" w14:paraId="000000DB">
      <w:pPr>
        <w:numPr>
          <w:ilvl w:val="1"/>
          <w:numId w:val="7"/>
        </w:numPr>
        <w:spacing w:after="160" w:lineRule="auto"/>
        <w:ind w:left="1440" w:hanging="360"/>
        <w:rPr>
          <w:b w:val="1"/>
          <w:bCs w:val="1"/>
          <w:color w:val="52525b"/>
          <w:u w:val="none"/>
        </w:rPr>
      </w:pPr>
      <w:r w:rsidDel="00000000" w:rsidR="00000000" w:rsidRPr="00000000">
        <w:rPr>
          <w:color w:val="52525b"/>
          <w:rtl w:val="0"/>
        </w:rPr>
        <w:t xml:space="preserve">Faster concept expansion and synthesis of inputs</w:t>
      </w:r>
    </w:p>
    <w:p w:rsidR="00000000" w:rsidDel="00000000" w:rsidP="00000000" w:rsidRDefault="00000000" w:rsidRPr="00000000" w14:paraId="000000DC">
      <w:pPr>
        <w:spacing w:after="160" w:lineRule="auto"/>
        <w:rPr>
          <w:color w:val="52525b"/>
        </w:rPr>
      </w:pPr>
      <w:r w:rsidDel="00000000" w:rsidR="00000000" w:rsidRPr="00000000">
        <w:rPr>
          <w:color w:val="52525b"/>
          <w:rtl w:val="0"/>
        </w:rPr>
        <w:t xml:space="preserve">More informed. Faster. Grounded in reality.</w:t>
      </w:r>
    </w:p>
    <w:p w:rsidR="00000000" w:rsidDel="00000000" w:rsidP="00000000" w:rsidRDefault="00000000" w:rsidRPr="00000000" w14:paraId="000000DD">
      <w:pPr>
        <w:spacing w:after="160" w:lineRule="auto"/>
        <w:rPr>
          <w:color w:val="52525b"/>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0DE">
            <w:pPr>
              <w:rPr>
                <w:color w:val="52525b"/>
              </w:rPr>
            </w:pPr>
            <w:r w:rsidDel="00000000" w:rsidR="00000000" w:rsidRPr="00000000">
              <w:rPr>
                <w:color w:val="52525b"/>
                <w:rtl w:val="0"/>
              </w:rPr>
              <w:t xml:space="preserve">Before</w:t>
            </w:r>
          </w:p>
        </w:tc>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0DF">
            <w:pPr>
              <w:rPr>
                <w:color w:val="52525b"/>
              </w:rPr>
            </w:pPr>
            <w:r w:rsidDel="00000000" w:rsidR="00000000" w:rsidRPr="00000000">
              <w:rPr>
                <w:color w:val="52525b"/>
                <w:rtl w:val="0"/>
              </w:rPr>
              <w:t xml:space="preserve">After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color w:val="52525b"/>
              </w:rPr>
            </w:pPr>
            <w:r w:rsidDel="00000000" w:rsidR="00000000" w:rsidRPr="00000000">
              <w:rPr>
                <w:color w:val="52525b"/>
                <w:rtl w:val="0"/>
              </w:rPr>
              <w:t xml:space="preserve">Ideas start from scratch, proposals assembled manually, institutional knowledge lives in people’s heads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color w:val="52525b"/>
              </w:rPr>
            </w:pPr>
            <w:r w:rsidDel="00000000" w:rsidR="00000000" w:rsidRPr="00000000">
              <w:rPr>
                <w:color w:val="52525b"/>
                <w:rtl w:val="0"/>
              </w:rPr>
              <w:t xml:space="preserve">Institutional memory searchable, proposals accelerated, creative ambition grounded in operational reality</w:t>
            </w:r>
          </w:p>
        </w:tc>
      </w:tr>
    </w:tbl>
    <w:p w:rsidR="00000000" w:rsidDel="00000000" w:rsidP="00000000" w:rsidRDefault="00000000" w:rsidRPr="00000000" w14:paraId="000000E2">
      <w:pPr>
        <w:rPr>
          <w:color w:val="52525b"/>
        </w:rPr>
      </w:pPr>
      <w:r w:rsidDel="00000000" w:rsidR="00000000" w:rsidRPr="00000000">
        <w:rPr>
          <w:rtl w:val="0"/>
        </w:rPr>
      </w:r>
    </w:p>
    <w:p w:rsidR="00000000" w:rsidDel="00000000" w:rsidP="00000000" w:rsidRDefault="00000000" w:rsidRPr="00000000" w14:paraId="000000E3">
      <w:pPr>
        <w:spacing w:after="160" w:lineRule="auto"/>
        <w:rPr>
          <w:color w:val="52525b"/>
        </w:rPr>
      </w:pPr>
      <w:r w:rsidDel="00000000" w:rsidR="00000000" w:rsidRPr="00000000">
        <w:rPr>
          <w:rtl w:val="0"/>
        </w:rPr>
      </w:r>
    </w:p>
    <w:p w:rsidR="00000000" w:rsidDel="00000000" w:rsidP="00000000" w:rsidRDefault="00000000" w:rsidRPr="00000000" w14:paraId="000000E4">
      <w:pPr>
        <w:spacing w:after="160" w:lineRule="auto"/>
        <w:rPr>
          <w:color w:val="52525b"/>
        </w:rPr>
      </w:pPr>
      <w:r w:rsidDel="00000000" w:rsidR="00000000" w:rsidRPr="00000000">
        <w:rPr>
          <w:color w:val="52525b"/>
          <w:rtl w:val="0"/>
        </w:rPr>
        <w:t xml:space="preserve">🔹 Hover: BUILD</w:t>
      </w:r>
    </w:p>
    <w:p w:rsidR="00000000" w:rsidDel="00000000" w:rsidP="00000000" w:rsidRDefault="00000000" w:rsidRPr="00000000" w14:paraId="000000E5">
      <w:pPr>
        <w:spacing w:after="160" w:lineRule="auto"/>
        <w:rPr>
          <w:color w:val="52525b"/>
        </w:rPr>
      </w:pPr>
      <w:r w:rsidDel="00000000" w:rsidR="00000000" w:rsidRPr="00000000">
        <w:rPr>
          <w:color w:val="52525b"/>
          <w:rtl w:val="0"/>
        </w:rPr>
        <w:t xml:space="preserve">BUILD — Experiences &amp; Fabrication</w:t>
      </w:r>
    </w:p>
    <w:p w:rsidR="00000000" w:rsidDel="00000000" w:rsidP="00000000" w:rsidRDefault="00000000" w:rsidRPr="00000000" w14:paraId="000000E6">
      <w:pPr>
        <w:spacing w:after="160" w:lineRule="auto"/>
        <w:rPr>
          <w:color w:val="52525b"/>
        </w:rPr>
      </w:pPr>
      <w:r w:rsidDel="00000000" w:rsidR="00000000" w:rsidRPr="00000000">
        <w:rPr>
          <w:color w:val="52525b"/>
          <w:rtl w:val="0"/>
        </w:rPr>
        <w:t xml:space="preserve">Boxes</w:t>
      </w:r>
    </w:p>
    <w:p w:rsidR="00000000" w:rsidDel="00000000" w:rsidP="00000000" w:rsidRDefault="00000000" w:rsidRPr="00000000" w14:paraId="000000E7">
      <w:pPr>
        <w:numPr>
          <w:ilvl w:val="0"/>
          <w:numId w:val="10"/>
        </w:numPr>
        <w:spacing w:after="0" w:afterAutospacing="0" w:lineRule="auto"/>
        <w:ind w:left="720" w:hanging="360"/>
        <w:rPr>
          <w:b w:val="1"/>
          <w:bCs w:val="1"/>
          <w:color w:val="52525b"/>
          <w:u w:val="none"/>
        </w:rPr>
      </w:pPr>
      <w:r w:rsidDel="00000000" w:rsidR="00000000" w:rsidRPr="00000000">
        <w:rPr>
          <w:color w:val="52525b"/>
          <w:rtl w:val="0"/>
        </w:rPr>
        <w:t xml:space="preserve">Design-to-Build Continuity</w:t>
      </w:r>
    </w:p>
    <w:p w:rsidR="00000000" w:rsidDel="00000000" w:rsidP="00000000" w:rsidRDefault="00000000" w:rsidRPr="00000000" w14:paraId="000000E8">
      <w:pPr>
        <w:numPr>
          <w:ilvl w:val="1"/>
          <w:numId w:val="10"/>
        </w:numPr>
        <w:spacing w:after="0" w:afterAutospacing="0" w:lineRule="auto"/>
        <w:ind w:left="1440" w:hanging="360"/>
        <w:rPr>
          <w:b w:val="1"/>
          <w:bCs w:val="1"/>
          <w:color w:val="52525b"/>
          <w:u w:val="none"/>
        </w:rPr>
      </w:pPr>
      <w:r w:rsidDel="00000000" w:rsidR="00000000" w:rsidRPr="00000000">
        <w:rPr>
          <w:color w:val="52525b"/>
          <w:rtl w:val="0"/>
        </w:rPr>
        <w:t xml:space="preserve">Shared context across creative, digital, and production teams</w:t>
      </w:r>
    </w:p>
    <w:p w:rsidR="00000000" w:rsidDel="00000000" w:rsidP="00000000" w:rsidRDefault="00000000" w:rsidRPr="00000000" w14:paraId="000000E9">
      <w:pPr>
        <w:numPr>
          <w:ilvl w:val="0"/>
          <w:numId w:val="10"/>
        </w:numPr>
        <w:spacing w:after="0" w:afterAutospacing="0" w:lineRule="auto"/>
        <w:ind w:left="720" w:hanging="360"/>
        <w:rPr>
          <w:b w:val="1"/>
          <w:bCs w:val="1"/>
          <w:color w:val="52525b"/>
          <w:u w:val="none"/>
        </w:rPr>
      </w:pPr>
      <w:r w:rsidDel="00000000" w:rsidR="00000000" w:rsidRPr="00000000">
        <w:rPr>
          <w:color w:val="52525b"/>
          <w:rtl w:val="0"/>
        </w:rPr>
        <w:t xml:space="preserve">Asset Intelligence</w:t>
      </w:r>
    </w:p>
    <w:p w:rsidR="00000000" w:rsidDel="00000000" w:rsidP="00000000" w:rsidRDefault="00000000" w:rsidRPr="00000000" w14:paraId="000000EA">
      <w:pPr>
        <w:numPr>
          <w:ilvl w:val="1"/>
          <w:numId w:val="10"/>
        </w:numPr>
        <w:spacing w:after="0" w:afterAutospacing="0" w:lineRule="auto"/>
        <w:ind w:left="1440" w:hanging="360"/>
        <w:rPr>
          <w:b w:val="1"/>
          <w:bCs w:val="1"/>
          <w:color w:val="52525b"/>
          <w:u w:val="none"/>
        </w:rPr>
      </w:pPr>
      <w:r w:rsidDel="00000000" w:rsidR="00000000" w:rsidRPr="00000000">
        <w:rPr>
          <w:color w:val="52525b"/>
          <w:rtl w:val="0"/>
        </w:rPr>
        <w:t xml:space="preserve">Visibility into reusable builds, components, and materials</w:t>
      </w:r>
    </w:p>
    <w:p w:rsidR="00000000" w:rsidDel="00000000" w:rsidP="00000000" w:rsidRDefault="00000000" w:rsidRPr="00000000" w14:paraId="000000EB">
      <w:pPr>
        <w:numPr>
          <w:ilvl w:val="0"/>
          <w:numId w:val="10"/>
        </w:numPr>
        <w:spacing w:after="0" w:afterAutospacing="0" w:lineRule="auto"/>
        <w:ind w:left="720" w:hanging="360"/>
        <w:rPr>
          <w:b w:val="1"/>
          <w:bCs w:val="1"/>
          <w:color w:val="52525b"/>
          <w:u w:val="none"/>
        </w:rPr>
      </w:pPr>
      <w:r w:rsidDel="00000000" w:rsidR="00000000" w:rsidRPr="00000000">
        <w:rPr>
          <w:color w:val="52525b"/>
          <w:rtl w:val="0"/>
        </w:rPr>
        <w:t xml:space="preserve">Material Planning</w:t>
      </w:r>
    </w:p>
    <w:p w:rsidR="00000000" w:rsidDel="00000000" w:rsidP="00000000" w:rsidRDefault="00000000" w:rsidRPr="00000000" w14:paraId="000000EC">
      <w:pPr>
        <w:numPr>
          <w:ilvl w:val="1"/>
          <w:numId w:val="10"/>
        </w:numPr>
        <w:spacing w:after="0" w:afterAutospacing="0" w:lineRule="auto"/>
        <w:ind w:left="1440" w:hanging="360"/>
        <w:rPr>
          <w:b w:val="1"/>
          <w:bCs w:val="1"/>
          <w:color w:val="52525b"/>
          <w:u w:val="none"/>
        </w:rPr>
      </w:pPr>
      <w:r w:rsidDel="00000000" w:rsidR="00000000" w:rsidRPr="00000000">
        <w:rPr>
          <w:color w:val="52525b"/>
          <w:rtl w:val="0"/>
        </w:rPr>
        <w:t xml:space="preserve">Clear view of needs, availability, and procurement</w:t>
      </w:r>
    </w:p>
    <w:p w:rsidR="00000000" w:rsidDel="00000000" w:rsidP="00000000" w:rsidRDefault="00000000" w:rsidRPr="00000000" w14:paraId="000000ED">
      <w:pPr>
        <w:numPr>
          <w:ilvl w:val="0"/>
          <w:numId w:val="10"/>
        </w:numPr>
        <w:spacing w:after="0" w:afterAutospacing="0" w:lineRule="auto"/>
        <w:ind w:left="720" w:hanging="360"/>
        <w:rPr>
          <w:b w:val="1"/>
          <w:bCs w:val="1"/>
          <w:color w:val="52525b"/>
          <w:u w:val="none"/>
        </w:rPr>
      </w:pPr>
      <w:r w:rsidDel="00000000" w:rsidR="00000000" w:rsidRPr="00000000">
        <w:rPr>
          <w:color w:val="52525b"/>
          <w:rtl w:val="0"/>
        </w:rPr>
        <w:t xml:space="preserve">Capacity Forecasting</w:t>
      </w:r>
    </w:p>
    <w:p w:rsidR="00000000" w:rsidDel="00000000" w:rsidP="00000000" w:rsidRDefault="00000000" w:rsidRPr="00000000" w14:paraId="000000EE">
      <w:pPr>
        <w:numPr>
          <w:ilvl w:val="1"/>
          <w:numId w:val="10"/>
        </w:numPr>
        <w:spacing w:after="0" w:afterAutospacing="0" w:lineRule="auto"/>
        <w:ind w:left="1440" w:hanging="360"/>
        <w:rPr>
          <w:b w:val="1"/>
          <w:bCs w:val="1"/>
          <w:color w:val="52525b"/>
          <w:u w:val="none"/>
        </w:rPr>
      </w:pPr>
      <w:r w:rsidDel="00000000" w:rsidR="00000000" w:rsidRPr="00000000">
        <w:rPr>
          <w:color w:val="52525b"/>
          <w:rtl w:val="0"/>
        </w:rPr>
        <w:t xml:space="preserve">Production load and team availability visible upfront</w:t>
      </w:r>
    </w:p>
    <w:p w:rsidR="00000000" w:rsidDel="00000000" w:rsidP="00000000" w:rsidRDefault="00000000" w:rsidRPr="00000000" w14:paraId="000000EF">
      <w:pPr>
        <w:numPr>
          <w:ilvl w:val="0"/>
          <w:numId w:val="10"/>
        </w:numPr>
        <w:spacing w:after="0" w:afterAutospacing="0" w:lineRule="auto"/>
        <w:ind w:left="720" w:hanging="360"/>
        <w:rPr>
          <w:b w:val="1"/>
          <w:bCs w:val="1"/>
          <w:color w:val="52525b"/>
          <w:u w:val="none"/>
        </w:rPr>
      </w:pPr>
      <w:r w:rsidDel="00000000" w:rsidR="00000000" w:rsidRPr="00000000">
        <w:rPr>
          <w:color w:val="52525b"/>
          <w:rtl w:val="0"/>
        </w:rPr>
        <w:t xml:space="preserve">Cost Intelligence</w:t>
      </w:r>
    </w:p>
    <w:p w:rsidR="00000000" w:rsidDel="00000000" w:rsidP="00000000" w:rsidRDefault="00000000" w:rsidRPr="00000000" w14:paraId="000000F0">
      <w:pPr>
        <w:numPr>
          <w:ilvl w:val="1"/>
          <w:numId w:val="10"/>
        </w:numPr>
        <w:spacing w:after="160" w:lineRule="auto"/>
        <w:ind w:left="1440" w:hanging="360"/>
        <w:rPr>
          <w:b w:val="1"/>
          <w:bCs w:val="1"/>
          <w:color w:val="52525b"/>
          <w:u w:val="none"/>
        </w:rPr>
      </w:pPr>
      <w:r w:rsidDel="00000000" w:rsidR="00000000" w:rsidRPr="00000000">
        <w:rPr>
          <w:color w:val="52525b"/>
          <w:rtl w:val="0"/>
        </w:rPr>
        <w:t xml:space="preserve">Pricing informed by historical builds and benchmarks</w:t>
      </w:r>
    </w:p>
    <w:p w:rsidR="00000000" w:rsidDel="00000000" w:rsidP="00000000" w:rsidRDefault="00000000" w:rsidRPr="00000000" w14:paraId="000000F1">
      <w:pPr>
        <w:spacing w:after="160" w:lineRule="auto"/>
        <w:rPr>
          <w:color w:val="52525b"/>
        </w:rPr>
      </w:pPr>
      <w:r w:rsidDel="00000000" w:rsidR="00000000" w:rsidRPr="00000000">
        <w:rPr>
          <w:color w:val="52525b"/>
          <w:rtl w:val="0"/>
        </w:rPr>
        <w:t xml:space="preserve">More coordinated. Predictable. Reusable.</w:t>
      </w:r>
    </w:p>
    <w:p w:rsidR="00000000" w:rsidDel="00000000" w:rsidP="00000000" w:rsidRDefault="00000000" w:rsidRPr="00000000" w14:paraId="000000F2">
      <w:pPr>
        <w:spacing w:after="160" w:lineRule="auto"/>
        <w:rPr>
          <w:color w:val="52525b"/>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0F3">
            <w:pPr>
              <w:rPr>
                <w:color w:val="52525b"/>
              </w:rPr>
            </w:pPr>
            <w:r w:rsidDel="00000000" w:rsidR="00000000" w:rsidRPr="00000000">
              <w:rPr>
                <w:color w:val="52525b"/>
                <w:rtl w:val="0"/>
              </w:rPr>
              <w:t xml:space="preserve">Before</w:t>
            </w:r>
          </w:p>
        </w:tc>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0F4">
            <w:pPr>
              <w:rPr>
                <w:color w:val="52525b"/>
              </w:rPr>
            </w:pPr>
            <w:r w:rsidDel="00000000" w:rsidR="00000000" w:rsidRPr="00000000">
              <w:rPr>
                <w:color w:val="52525b"/>
                <w:rtl w:val="0"/>
              </w:rPr>
              <w:t xml:space="preserve">After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color w:val="52525b"/>
              </w:rPr>
            </w:pPr>
            <w:r w:rsidDel="00000000" w:rsidR="00000000" w:rsidRPr="00000000">
              <w:rPr>
                <w:color w:val="52525b"/>
                <w:rtl w:val="0"/>
              </w:rPr>
              <w:t xml:space="preserve">Sales sells blind, assets rebuilt because nobody knows they exist, each office runs its own way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color w:val="52525b"/>
              </w:rPr>
            </w:pPr>
            <w:r w:rsidDel="00000000" w:rsidR="00000000" w:rsidRPr="00000000">
              <w:rPr>
                <w:color w:val="52525b"/>
                <w:rtl w:val="0"/>
              </w:rPr>
              <w:t xml:space="preserve">Design-to-build continuity, searchable asset inventory, planned production, cost intelligence from history</w:t>
            </w:r>
          </w:p>
        </w:tc>
      </w:tr>
    </w:tbl>
    <w:p w:rsidR="00000000" w:rsidDel="00000000" w:rsidP="00000000" w:rsidRDefault="00000000" w:rsidRPr="00000000" w14:paraId="000000F7">
      <w:pPr>
        <w:rPr>
          <w:color w:val="52525b"/>
        </w:rPr>
      </w:pPr>
      <w:r w:rsidDel="00000000" w:rsidR="00000000" w:rsidRPr="00000000">
        <w:rPr>
          <w:rtl w:val="0"/>
        </w:rPr>
      </w:r>
    </w:p>
    <w:p w:rsidR="00000000" w:rsidDel="00000000" w:rsidP="00000000" w:rsidRDefault="00000000" w:rsidRPr="00000000" w14:paraId="000000F8">
      <w:pPr>
        <w:spacing w:after="160" w:lineRule="auto"/>
        <w:rPr>
          <w:color w:val="52525b"/>
        </w:rPr>
      </w:pPr>
      <w:r w:rsidDel="00000000" w:rsidR="00000000" w:rsidRPr="00000000">
        <w:rPr>
          <w:color w:val="52525b"/>
          <w:rtl w:val="0"/>
        </w:rPr>
        <w:t xml:space="preserve">🔹 Hover: EXECUTE</w:t>
      </w:r>
    </w:p>
    <w:p w:rsidR="00000000" w:rsidDel="00000000" w:rsidP="00000000" w:rsidRDefault="00000000" w:rsidRPr="00000000" w14:paraId="000000F9">
      <w:pPr>
        <w:spacing w:after="160" w:lineRule="auto"/>
        <w:rPr>
          <w:color w:val="52525b"/>
        </w:rPr>
      </w:pPr>
      <w:r w:rsidDel="00000000" w:rsidR="00000000" w:rsidRPr="00000000">
        <w:rPr>
          <w:color w:val="52525b"/>
          <w:rtl w:val="0"/>
        </w:rPr>
        <w:t xml:space="preserve">EXECUTE — Program Management</w:t>
      </w:r>
    </w:p>
    <w:p w:rsidR="00000000" w:rsidDel="00000000" w:rsidP="00000000" w:rsidRDefault="00000000" w:rsidRPr="00000000" w14:paraId="000000FA">
      <w:pPr>
        <w:spacing w:after="160" w:lineRule="auto"/>
        <w:rPr>
          <w:color w:val="52525b"/>
        </w:rPr>
      </w:pPr>
      <w:r w:rsidDel="00000000" w:rsidR="00000000" w:rsidRPr="00000000">
        <w:rPr>
          <w:color w:val="52525b"/>
          <w:rtl w:val="0"/>
        </w:rPr>
        <w:t xml:space="preserve">Boxes</w:t>
      </w:r>
    </w:p>
    <w:p w:rsidR="00000000" w:rsidDel="00000000" w:rsidP="00000000" w:rsidRDefault="00000000" w:rsidRPr="00000000" w14:paraId="000000FB">
      <w:pPr>
        <w:numPr>
          <w:ilvl w:val="0"/>
          <w:numId w:val="8"/>
        </w:numPr>
        <w:spacing w:after="0" w:afterAutospacing="0" w:lineRule="auto"/>
        <w:ind w:left="720" w:hanging="360"/>
        <w:rPr>
          <w:b w:val="1"/>
          <w:bCs w:val="1"/>
          <w:color w:val="52525b"/>
          <w:u w:val="none"/>
        </w:rPr>
      </w:pPr>
      <w:r w:rsidDel="00000000" w:rsidR="00000000" w:rsidRPr="00000000">
        <w:rPr>
          <w:color w:val="52525b"/>
          <w:rtl w:val="0"/>
        </w:rPr>
        <w:t xml:space="preserve">Project Orchestration</w:t>
      </w:r>
    </w:p>
    <w:p w:rsidR="00000000" w:rsidDel="00000000" w:rsidP="00000000" w:rsidRDefault="00000000" w:rsidRPr="00000000" w14:paraId="000000FC">
      <w:pPr>
        <w:numPr>
          <w:ilvl w:val="1"/>
          <w:numId w:val="8"/>
        </w:numPr>
        <w:spacing w:after="0" w:afterAutospacing="0" w:lineRule="auto"/>
        <w:ind w:left="1440" w:hanging="360"/>
        <w:rPr>
          <w:b w:val="1"/>
          <w:bCs w:val="1"/>
          <w:color w:val="52525b"/>
          <w:u w:val="none"/>
        </w:rPr>
      </w:pPr>
      <w:r w:rsidDel="00000000" w:rsidR="00000000" w:rsidRPr="00000000">
        <w:rPr>
          <w:color w:val="52525b"/>
          <w:rtl w:val="0"/>
        </w:rPr>
        <w:t xml:space="preserve">Centralized visibility across timelines, ownership, and dependencies</w:t>
      </w:r>
    </w:p>
    <w:p w:rsidR="00000000" w:rsidDel="00000000" w:rsidP="00000000" w:rsidRDefault="00000000" w:rsidRPr="00000000" w14:paraId="000000FD">
      <w:pPr>
        <w:numPr>
          <w:ilvl w:val="0"/>
          <w:numId w:val="8"/>
        </w:numPr>
        <w:spacing w:after="0" w:afterAutospacing="0" w:lineRule="auto"/>
        <w:ind w:left="720" w:hanging="360"/>
        <w:rPr>
          <w:b w:val="1"/>
          <w:bCs w:val="1"/>
          <w:color w:val="52525b"/>
          <w:u w:val="none"/>
        </w:rPr>
      </w:pPr>
      <w:r w:rsidDel="00000000" w:rsidR="00000000" w:rsidRPr="00000000">
        <w:rPr>
          <w:color w:val="52525b"/>
          <w:rtl w:val="0"/>
        </w:rPr>
        <w:t xml:space="preserve">Resource Allocation</w:t>
      </w:r>
    </w:p>
    <w:p w:rsidR="00000000" w:rsidDel="00000000" w:rsidP="00000000" w:rsidRDefault="00000000" w:rsidRPr="00000000" w14:paraId="000000FE">
      <w:pPr>
        <w:numPr>
          <w:ilvl w:val="1"/>
          <w:numId w:val="8"/>
        </w:numPr>
        <w:spacing w:after="0" w:afterAutospacing="0" w:lineRule="auto"/>
        <w:ind w:left="1440" w:hanging="360"/>
        <w:rPr>
          <w:b w:val="1"/>
          <w:bCs w:val="1"/>
          <w:color w:val="52525b"/>
          <w:u w:val="none"/>
        </w:rPr>
      </w:pPr>
      <w:r w:rsidDel="00000000" w:rsidR="00000000" w:rsidRPr="00000000">
        <w:rPr>
          <w:color w:val="52525b"/>
          <w:rtl w:val="0"/>
        </w:rPr>
        <w:t xml:space="preserve">Better crew planning and cross-project visibility</w:t>
      </w:r>
    </w:p>
    <w:p w:rsidR="00000000" w:rsidDel="00000000" w:rsidP="00000000" w:rsidRDefault="00000000" w:rsidRPr="00000000" w14:paraId="000000FF">
      <w:pPr>
        <w:numPr>
          <w:ilvl w:val="0"/>
          <w:numId w:val="8"/>
        </w:numPr>
        <w:spacing w:after="0" w:afterAutospacing="0" w:lineRule="auto"/>
        <w:ind w:left="720" w:hanging="360"/>
        <w:rPr>
          <w:b w:val="1"/>
          <w:bCs w:val="1"/>
          <w:color w:val="52525b"/>
          <w:u w:val="none"/>
        </w:rPr>
      </w:pPr>
      <w:r w:rsidDel="00000000" w:rsidR="00000000" w:rsidRPr="00000000">
        <w:rPr>
          <w:color w:val="52525b"/>
          <w:rtl w:val="0"/>
        </w:rPr>
        <w:t xml:space="preserve">Logistics &amp; Deployment</w:t>
      </w:r>
    </w:p>
    <w:p w:rsidR="00000000" w:rsidDel="00000000" w:rsidP="00000000" w:rsidRDefault="00000000" w:rsidRPr="00000000" w14:paraId="00000100">
      <w:pPr>
        <w:numPr>
          <w:ilvl w:val="1"/>
          <w:numId w:val="8"/>
        </w:numPr>
        <w:spacing w:after="0" w:afterAutospacing="0" w:lineRule="auto"/>
        <w:ind w:left="1440" w:hanging="360"/>
        <w:rPr>
          <w:b w:val="1"/>
          <w:bCs w:val="1"/>
          <w:color w:val="52525b"/>
          <w:u w:val="none"/>
        </w:rPr>
      </w:pPr>
      <w:r w:rsidDel="00000000" w:rsidR="00000000" w:rsidRPr="00000000">
        <w:rPr>
          <w:color w:val="52525b"/>
          <w:rtl w:val="0"/>
        </w:rPr>
        <w:t xml:space="preserve">Clear sequencing, readiness, and delivery tracking</w:t>
      </w:r>
    </w:p>
    <w:p w:rsidR="00000000" w:rsidDel="00000000" w:rsidP="00000000" w:rsidRDefault="00000000" w:rsidRPr="00000000" w14:paraId="00000101">
      <w:pPr>
        <w:numPr>
          <w:ilvl w:val="0"/>
          <w:numId w:val="8"/>
        </w:numPr>
        <w:spacing w:after="0" w:afterAutospacing="0" w:lineRule="auto"/>
        <w:ind w:left="720" w:hanging="360"/>
        <w:rPr>
          <w:b w:val="1"/>
          <w:bCs w:val="1"/>
          <w:color w:val="52525b"/>
          <w:u w:val="none"/>
        </w:rPr>
      </w:pPr>
      <w:r w:rsidDel="00000000" w:rsidR="00000000" w:rsidRPr="00000000">
        <w:rPr>
          <w:color w:val="52525b"/>
          <w:rtl w:val="0"/>
        </w:rPr>
        <w:t xml:space="preserve">Real-Time Visibility</w:t>
      </w:r>
    </w:p>
    <w:p w:rsidR="00000000" w:rsidDel="00000000" w:rsidP="00000000" w:rsidRDefault="00000000" w:rsidRPr="00000000" w14:paraId="00000102">
      <w:pPr>
        <w:numPr>
          <w:ilvl w:val="1"/>
          <w:numId w:val="8"/>
        </w:numPr>
        <w:spacing w:after="0" w:afterAutospacing="0" w:lineRule="auto"/>
        <w:ind w:left="1440" w:hanging="360"/>
        <w:rPr>
          <w:b w:val="1"/>
          <w:bCs w:val="1"/>
          <w:color w:val="52525b"/>
          <w:u w:val="none"/>
        </w:rPr>
      </w:pPr>
      <w:r w:rsidDel="00000000" w:rsidR="00000000" w:rsidRPr="00000000">
        <w:rPr>
          <w:color w:val="52525b"/>
          <w:rtl w:val="0"/>
        </w:rPr>
        <w:t xml:space="preserve">Project status visible without manual follow-up</w:t>
      </w:r>
    </w:p>
    <w:p w:rsidR="00000000" w:rsidDel="00000000" w:rsidP="00000000" w:rsidRDefault="00000000" w:rsidRPr="00000000" w14:paraId="00000103">
      <w:pPr>
        <w:numPr>
          <w:ilvl w:val="0"/>
          <w:numId w:val="8"/>
        </w:numPr>
        <w:spacing w:after="0" w:afterAutospacing="0" w:lineRule="auto"/>
        <w:ind w:left="720" w:hanging="360"/>
        <w:rPr>
          <w:b w:val="1"/>
          <w:bCs w:val="1"/>
          <w:color w:val="52525b"/>
          <w:u w:val="none"/>
        </w:rPr>
      </w:pPr>
      <w:r w:rsidDel="00000000" w:rsidR="00000000" w:rsidRPr="00000000">
        <w:rPr>
          <w:color w:val="52525b"/>
          <w:rtl w:val="0"/>
        </w:rPr>
        <w:t xml:space="preserve">Measurement &amp; Learning</w:t>
      </w:r>
    </w:p>
    <w:p w:rsidR="00000000" w:rsidDel="00000000" w:rsidP="00000000" w:rsidRDefault="00000000" w:rsidRPr="00000000" w14:paraId="00000104">
      <w:pPr>
        <w:numPr>
          <w:ilvl w:val="1"/>
          <w:numId w:val="8"/>
        </w:numPr>
        <w:spacing w:after="160" w:lineRule="auto"/>
        <w:ind w:left="1440" w:hanging="360"/>
        <w:rPr>
          <w:b w:val="1"/>
          <w:bCs w:val="1"/>
          <w:color w:val="52525b"/>
          <w:u w:val="none"/>
        </w:rPr>
      </w:pPr>
      <w:r w:rsidDel="00000000" w:rsidR="00000000" w:rsidRPr="00000000">
        <w:rPr>
          <w:color w:val="52525b"/>
          <w:rtl w:val="0"/>
        </w:rPr>
        <w:t xml:space="preserve">Performance data feeds future strategy</w:t>
      </w:r>
    </w:p>
    <w:p w:rsidR="00000000" w:rsidDel="00000000" w:rsidP="00000000" w:rsidRDefault="00000000" w:rsidRPr="00000000" w14:paraId="00000105">
      <w:pPr>
        <w:spacing w:after="160" w:lineRule="auto"/>
        <w:rPr>
          <w:color w:val="52525b"/>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106">
            <w:pPr>
              <w:rPr>
                <w:color w:val="52525b"/>
              </w:rPr>
            </w:pPr>
            <w:r w:rsidDel="00000000" w:rsidR="00000000" w:rsidRPr="00000000">
              <w:rPr>
                <w:color w:val="52525b"/>
                <w:rtl w:val="0"/>
              </w:rPr>
              <w:t xml:space="preserve">Before</w:t>
            </w:r>
          </w:p>
        </w:tc>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107">
            <w:pPr>
              <w:rPr>
                <w:color w:val="52525b"/>
              </w:rPr>
            </w:pPr>
            <w:r w:rsidDel="00000000" w:rsidR="00000000" w:rsidRPr="00000000">
              <w:rPr>
                <w:color w:val="52525b"/>
                <w:rtl w:val="0"/>
              </w:rPr>
              <w:t xml:space="preserve">After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color w:val="52525b"/>
              </w:rPr>
            </w:pPr>
            <w:r w:rsidDel="00000000" w:rsidR="00000000" w:rsidRPr="00000000">
              <w:rPr>
                <w:color w:val="52525b"/>
                <w:rtl w:val="0"/>
              </w:rPr>
              <w:t xml:space="preserve">Status via email chains, reactive fire-fighting, post-event learnings lost, no unified view</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color w:val="52525b"/>
              </w:rPr>
            </w:pPr>
            <w:r w:rsidDel="00000000" w:rsidR="00000000" w:rsidRPr="00000000">
              <w:rPr>
                <w:color w:val="52525b"/>
                <w:rtl w:val="0"/>
              </w:rPr>
              <w:t xml:space="preserve">Real-time visibility, connected execution, organizational learning compounds over time</w:t>
            </w:r>
          </w:p>
        </w:tc>
      </w:tr>
    </w:tbl>
    <w:p w:rsidR="00000000" w:rsidDel="00000000" w:rsidP="00000000" w:rsidRDefault="00000000" w:rsidRPr="00000000" w14:paraId="0000010A">
      <w:pPr>
        <w:spacing w:before="200" w:lineRule="auto"/>
        <w:rPr>
          <w:color w:val="52525b"/>
        </w:rPr>
      </w:pPr>
      <w:r w:rsidDel="00000000" w:rsidR="00000000" w:rsidRPr="00000000">
        <w:rPr>
          <w:rtl w:val="0"/>
        </w:rPr>
      </w:r>
    </w:p>
    <w:p w:rsidR="00000000" w:rsidDel="00000000" w:rsidP="00000000" w:rsidRDefault="00000000" w:rsidRPr="00000000" w14:paraId="0000010B">
      <w:pPr>
        <w:spacing w:after="240" w:before="240" w:lineRule="auto"/>
        <w:rPr>
          <w:color w:val="52525b"/>
        </w:rPr>
      </w:pPr>
      <w:r w:rsidDel="00000000" w:rsidR="00000000" w:rsidRPr="00000000">
        <w:rPr>
          <w:rtl w:val="0"/>
        </w:rPr>
      </w:r>
    </w:p>
    <w:p w:rsidR="00000000" w:rsidDel="00000000" w:rsidP="00000000" w:rsidRDefault="00000000" w:rsidRPr="00000000" w14:paraId="0000010C">
      <w:pPr>
        <w:spacing w:before="2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7a7ae6" w:space="0" w:sz="6" w:val="single"/>
              <w:bottom w:color="cccccc" w:space="0" w:sz="4" w:val="single"/>
              <w:right w:color="cccccc" w:space="0" w:sz="4" w:val="single"/>
            </w:tcBorders>
            <w:shd w:fill="ededfc" w:val="clear"/>
            <w:tcMar>
              <w:top w:w="120.0" w:type="dxa"/>
              <w:left w:w="200.0" w:type="dxa"/>
              <w:bottom w:w="120.0" w:type="dxa"/>
              <w:right w:w="200.0" w:type="dxa"/>
            </w:tcMar>
          </w:tcPr>
          <w:p w:rsidR="00000000" w:rsidDel="00000000" w:rsidP="00000000" w:rsidRDefault="00000000" w:rsidRPr="00000000" w14:paraId="0000010D">
            <w:pPr>
              <w:spacing w:after="160" w:lineRule="auto"/>
              <w:rPr/>
            </w:pPr>
            <w:r w:rsidDel="00000000" w:rsidR="00000000" w:rsidRPr="00000000">
              <w:rPr>
                <w:rFonts w:ascii="Calibri" w:cs="Calibri" w:eastAsia="Calibri" w:hAnsi="Calibri"/>
                <w:b w:val="1"/>
                <w:bCs w:val="1"/>
                <w:sz w:val="22"/>
                <w:szCs w:val="22"/>
                <w:rtl w:val="0"/>
              </w:rPr>
              <w:t xml:space="preserve">Five dimensions. Three phases. One backbone.</w:t>
            </w:r>
            <w:r w:rsidDel="00000000" w:rsidR="00000000" w:rsidRPr="00000000">
              <w:rPr>
                <w:rFonts w:ascii="Calibri" w:cs="Calibri" w:eastAsia="Calibri" w:hAnsi="Calibri"/>
                <w:color w:val="52525b"/>
                <w:sz w:val="22"/>
                <w:szCs w:val="22"/>
                <w:rtl w:val="0"/>
              </w:rPr>
              <w:t xml:space="preserve"> The Digital Backbone makes Taylor more informed in Create, more coordinated in Build, and more governed in Execute. It doesn’t add complexity — it removes the friction that 95 years of organic growth naturally created.</w:t>
            </w:r>
            <w:r w:rsidDel="00000000" w:rsidR="00000000" w:rsidRPr="00000000">
              <w:rPr>
                <w:rtl w:val="0"/>
              </w:rPr>
            </w:r>
          </w:p>
        </w:tc>
      </w:tr>
    </w:tbl>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2"/>
        <w:spacing w:after="150" w:before="300" w:lineRule="auto"/>
        <w:rPr/>
      </w:pPr>
      <w:bookmarkStart w:colFirst="0" w:colLast="0" w:name="_heading=h.za1k5t2q5747" w:id="4"/>
      <w:bookmarkEnd w:id="4"/>
      <w:r w:rsidDel="00000000" w:rsidR="00000000" w:rsidRPr="00000000">
        <w:rPr>
          <w:rtl w:val="0"/>
        </w:rPr>
        <w:t xml:space="preserve">Five Dimensions Across Every Phase</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b w:val="1"/>
                <w:bCs w:val="1"/>
                <w:color w:val="18181b"/>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b w:val="1"/>
                <w:bCs w:val="1"/>
                <w:color w:val="18181b"/>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color w:val="18181b"/>
                <w:sz w:val="20"/>
                <w:szCs w:val="20"/>
                <w:rtl w:val="0"/>
              </w:rPr>
              <w:t xml:space="preserve">People &amp; Culture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color w:val="18181b"/>
                <w:sz w:val="20"/>
                <w:szCs w:val="20"/>
                <w:rtl w:val="0"/>
              </w:rPr>
              <w:t xml:space="preserve">Segmented adoption paths for executives, operations, and creative teams. Internal champions program. Skills development roadmap. Culture-first change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color w:val="18181b"/>
                <w:sz w:val="20"/>
                <w:szCs w:val="20"/>
                <w:rtl w:val="0"/>
              </w:rPr>
              <w:t xml:space="preserve">Processes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color w:val="18181b"/>
                <w:sz w:val="20"/>
                <w:szCs w:val="20"/>
                <w:rtl w:val="0"/>
              </w:rPr>
              <w:t xml:space="preserve">SOP modernization. Sales-to-production alignment with real-time capacity visibility. Asset management lifecycle. Cross-office standardization.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color w:val="18181b"/>
                <w:sz w:val="20"/>
                <w:szCs w:val="20"/>
                <w:rtl w:val="0"/>
              </w:rPr>
              <w:t xml:space="preserve">Tech 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color w:val="18181b"/>
                <w:sz w:val="20"/>
                <w:szCs w:val="20"/>
                <w:rtl w:val="0"/>
              </w:rPr>
              <w:t xml:space="preserve">ClickUp architecture optimization + Brain activation. Gemini integration. Automation engine (10–15 priority workflows). Global Core ↔ Operations tool alignment.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color w:val="18181b"/>
                <w:sz w:val="20"/>
                <w:szCs w:val="20"/>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color w:val="18181b"/>
                <w:sz w:val="20"/>
                <w:szCs w:val="20"/>
                <w:rtl w:val="0"/>
              </w:rPr>
              <w:t xml:space="preserve">Asset inventory intelligence. Production capacity data. Project profitability tracking. Executive dashboards. Performance feedback loops.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color w:val="18181b"/>
                <w:sz w:val="20"/>
                <w:szCs w:val="20"/>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color w:val="18181b"/>
                <w:sz w:val="20"/>
                <w:szCs w:val="20"/>
                <w:rtl w:val="0"/>
              </w:rPr>
              <w:t xml:space="preserve">AI governance policy. Data handling standards. IP protection strategy. Regulatory readiness for pharma and healthcare clients.</w:t>
            </w:r>
            <w:r w:rsidDel="00000000" w:rsidR="00000000" w:rsidRPr="00000000">
              <w:rPr>
                <w:rtl w:val="0"/>
              </w:rPr>
            </w:r>
          </w:p>
        </w:tc>
      </w:tr>
    </w:tbl>
    <w:p w:rsidR="00000000" w:rsidDel="00000000" w:rsidP="00000000" w:rsidRDefault="00000000" w:rsidRPr="00000000" w14:paraId="0000011C">
      <w:pPr>
        <w:spacing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7a7ae6" w:space="0" w:sz="6" w:val="single"/>
              <w:bottom w:color="cccccc" w:space="0" w:sz="4" w:val="single"/>
              <w:right w:color="cccccc" w:space="0" w:sz="4" w:val="single"/>
            </w:tcBorders>
            <w:shd w:fill="ededfc" w:val="clear"/>
            <w:tcMar>
              <w:top w:w="120.0" w:type="dxa"/>
              <w:left w:w="200.0" w:type="dxa"/>
              <w:bottom w:w="120.0" w:type="dxa"/>
              <w:right w:w="200.0" w:type="dxa"/>
            </w:tcMar>
          </w:tcPr>
          <w:p w:rsidR="00000000" w:rsidDel="00000000" w:rsidP="00000000" w:rsidRDefault="00000000" w:rsidRPr="00000000" w14:paraId="0000011D">
            <w:pPr>
              <w:spacing w:after="160" w:lineRule="auto"/>
              <w:rPr/>
            </w:pPr>
            <w:r w:rsidDel="00000000" w:rsidR="00000000" w:rsidRPr="00000000">
              <w:rPr>
                <w:b w:val="1"/>
                <w:bCs w:val="1"/>
                <w:rtl w:val="0"/>
              </w:rPr>
              <w:t xml:space="preserve">Five dimensions. Three phases. One backbone.</w:t>
            </w:r>
            <w:r w:rsidDel="00000000" w:rsidR="00000000" w:rsidRPr="00000000">
              <w:rPr>
                <w:color w:val="52525b"/>
                <w:rtl w:val="0"/>
              </w:rPr>
              <w:t xml:space="preserve"> The Digital Backbone makes Taylor more informed in Create, more coordinated in Build, and more governed in Execute.</w:t>
            </w:r>
            <w:r w:rsidDel="00000000" w:rsidR="00000000" w:rsidRPr="00000000">
              <w:rPr>
                <w:rtl w:val="0"/>
              </w:rPr>
            </w:r>
          </w:p>
        </w:tc>
      </w:tr>
    </w:tbl>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spacing w:after="60" w:before="120" w:lineRule="auto"/>
        <w:rPr>
          <w:rFonts w:ascii="Consolas" w:cs="Consolas" w:eastAsia="Consolas" w:hAnsi="Consolas"/>
          <w:b w:val="1"/>
          <w:bCs w:val="1"/>
          <w:color w:val="7a7ae6"/>
          <w:sz w:val="18"/>
          <w:szCs w:val="18"/>
        </w:rPr>
      </w:pPr>
      <w:r w:rsidDel="00000000" w:rsidR="00000000" w:rsidRPr="00000000">
        <w:rPr>
          <w:rtl w:val="0"/>
        </w:rPr>
      </w:r>
    </w:p>
    <w:p w:rsidR="00000000" w:rsidDel="00000000" w:rsidP="00000000" w:rsidRDefault="00000000" w:rsidRPr="00000000" w14:paraId="00000120">
      <w:pPr>
        <w:spacing w:after="60" w:before="120" w:lineRule="auto"/>
        <w:rPr>
          <w:rFonts w:ascii="Consolas" w:cs="Consolas" w:eastAsia="Consolas" w:hAnsi="Consolas"/>
          <w:b w:val="1"/>
          <w:bCs w:val="1"/>
          <w:color w:val="7a7ae6"/>
          <w:sz w:val="18"/>
          <w:szCs w:val="18"/>
        </w:rPr>
      </w:pPr>
      <w:r w:rsidDel="00000000" w:rsidR="00000000" w:rsidRPr="00000000">
        <w:rPr>
          <w:rtl w:val="0"/>
        </w:rPr>
      </w:r>
    </w:p>
    <w:p w:rsidR="00000000" w:rsidDel="00000000" w:rsidP="00000000" w:rsidRDefault="00000000" w:rsidRPr="00000000" w14:paraId="00000121">
      <w:pPr>
        <w:spacing w:after="60" w:before="120" w:lineRule="auto"/>
        <w:rPr/>
      </w:pPr>
      <w:r w:rsidDel="00000000" w:rsidR="00000000" w:rsidRPr="00000000">
        <w:rPr>
          <w:rFonts w:ascii="Consolas" w:cs="Consolas" w:eastAsia="Consolas" w:hAnsi="Consolas"/>
          <w:b w:val="1"/>
          <w:bCs w:val="1"/>
          <w:color w:val="7a7ae6"/>
          <w:sz w:val="18"/>
          <w:szCs w:val="18"/>
          <w:rtl w:val="0"/>
        </w:rPr>
        <w:t xml:space="preserve">04 — </w:t>
      </w:r>
      <w:r w:rsidDel="00000000" w:rsidR="00000000" w:rsidRPr="00000000">
        <w:rPr>
          <w:rFonts w:ascii="Consolas" w:cs="Consolas" w:eastAsia="Consolas" w:hAnsi="Consolas"/>
          <w:b w:val="1"/>
          <w:bCs w:val="1"/>
          <w:color w:val="7a7ae6"/>
          <w:sz w:val="18"/>
          <w:szCs w:val="18"/>
          <w:rtl w:val="0"/>
        </w:rPr>
        <w:t xml:space="preserve">The TRANSFORMATION APPROACH</w:t>
      </w:r>
      <w:r w:rsidDel="00000000" w:rsidR="00000000" w:rsidRPr="00000000">
        <w:rPr>
          <w:rtl w:val="0"/>
        </w:rPr>
      </w:r>
    </w:p>
    <w:p w:rsidR="00000000" w:rsidDel="00000000" w:rsidP="00000000" w:rsidRDefault="00000000" w:rsidRPr="00000000" w14:paraId="00000122">
      <w:pPr>
        <w:pStyle w:val="Heading1"/>
        <w:spacing w:after="150" w:before="300" w:lineRule="auto"/>
        <w:rPr>
          <w:sz w:val="36"/>
          <w:szCs w:val="36"/>
        </w:rPr>
      </w:pPr>
      <w:r w:rsidDel="00000000" w:rsidR="00000000" w:rsidRPr="00000000">
        <w:rPr>
          <w:sz w:val="36"/>
          <w:szCs w:val="36"/>
          <w:rtl w:val="0"/>
        </w:rPr>
        <w:t xml:space="preserve">From insight to system-level execution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160" w:lineRule="auto"/>
        <w:rPr>
          <w:color w:val="52525b"/>
        </w:rPr>
      </w:pPr>
      <w:r w:rsidDel="00000000" w:rsidR="00000000" w:rsidRPr="00000000">
        <w:rPr>
          <w:b w:val="1"/>
          <w:bCs w:val="1"/>
          <w:color w:val="52525b"/>
          <w:rtl w:val="0"/>
        </w:rPr>
        <w:t xml:space="preserve">The Digital Backbone is not deployed. It is built.</w:t>
      </w:r>
      <w:r w:rsidDel="00000000" w:rsidR="00000000" w:rsidRPr="00000000">
        <w:rPr>
          <w:rtl w:val="0"/>
        </w:rPr>
      </w:r>
    </w:p>
    <w:p w:rsidR="00000000" w:rsidDel="00000000" w:rsidP="00000000" w:rsidRDefault="00000000" w:rsidRPr="00000000" w14:paraId="00000125">
      <w:pPr>
        <w:spacing w:after="160" w:lineRule="auto"/>
        <w:rPr>
          <w:color w:val="52525b"/>
        </w:rPr>
      </w:pPr>
      <w:r w:rsidDel="00000000" w:rsidR="00000000" w:rsidRPr="00000000">
        <w:rPr>
          <w:color w:val="52525b"/>
          <w:rtl w:val="0"/>
        </w:rPr>
        <w:t xml:space="preserve">The transformation is not approached as a technology rollout — but as a redesign of how the organization operates.</w:t>
      </w:r>
    </w:p>
    <w:p w:rsidR="00000000" w:rsidDel="00000000" w:rsidP="00000000" w:rsidRDefault="00000000" w:rsidRPr="00000000" w14:paraId="00000126">
      <w:pPr>
        <w:spacing w:after="160" w:lineRule="auto"/>
        <w:rPr>
          <w:color w:val="52525b"/>
        </w:rPr>
      </w:pPr>
      <w:r w:rsidDel="00000000" w:rsidR="00000000" w:rsidRPr="00000000">
        <w:rPr>
          <w:color w:val="52525b"/>
          <w:rtl w:val="0"/>
        </w:rPr>
        <w:t xml:space="preserve">It is structured, phase-based, and built to move from initial alignment to full system activation — ensuring that change is not introduced in isolation, but embedded across the business.</w:t>
      </w:r>
    </w:p>
    <w:p w:rsidR="00000000" w:rsidDel="00000000" w:rsidP="00000000" w:rsidRDefault="00000000" w:rsidRPr="00000000" w14:paraId="00000127">
      <w:pPr>
        <w:spacing w:after="240" w:before="240" w:lineRule="auto"/>
        <w:rPr>
          <w:color w:val="52525b"/>
        </w:rPr>
      </w:pPr>
      <w:r w:rsidDel="00000000" w:rsidR="00000000" w:rsidRPr="00000000">
        <w:rPr>
          <w:color w:val="52525b"/>
          <w:rtl w:val="0"/>
        </w:rPr>
        <w:t xml:space="preserve">The approach follows a clear progression:</w:t>
      </w:r>
    </w:p>
    <w:p w:rsidR="00000000" w:rsidDel="00000000" w:rsidP="00000000" w:rsidRDefault="00000000" w:rsidRPr="00000000" w14:paraId="00000128">
      <w:pPr>
        <w:numPr>
          <w:ilvl w:val="0"/>
          <w:numId w:val="9"/>
        </w:numPr>
        <w:spacing w:after="0" w:afterAutospacing="0" w:before="240" w:lineRule="auto"/>
        <w:ind w:left="720" w:hanging="360"/>
        <w:rPr>
          <w:color w:val="52525b"/>
        </w:rPr>
      </w:pPr>
      <w:r w:rsidDel="00000000" w:rsidR="00000000" w:rsidRPr="00000000">
        <w:rPr>
          <w:b w:val="1"/>
          <w:bCs w:val="1"/>
          <w:color w:val="52525b"/>
          <w:rtl w:val="0"/>
        </w:rPr>
        <w:t xml:space="preserve">Alignment before action</w:t>
      </w:r>
    </w:p>
    <w:p w:rsidR="00000000" w:rsidDel="00000000" w:rsidP="00000000" w:rsidRDefault="00000000" w:rsidRPr="00000000" w14:paraId="00000129">
      <w:pPr>
        <w:numPr>
          <w:ilvl w:val="0"/>
          <w:numId w:val="9"/>
        </w:numPr>
        <w:spacing w:after="0" w:afterAutospacing="0" w:before="0" w:beforeAutospacing="0" w:lineRule="auto"/>
        <w:ind w:left="720" w:hanging="360"/>
        <w:rPr>
          <w:color w:val="52525b"/>
        </w:rPr>
      </w:pPr>
      <w:r w:rsidDel="00000000" w:rsidR="00000000" w:rsidRPr="00000000">
        <w:rPr>
          <w:b w:val="1"/>
          <w:bCs w:val="1"/>
          <w:color w:val="52525b"/>
          <w:rtl w:val="0"/>
        </w:rPr>
        <w:t xml:space="preserve">Understanding before design</w:t>
      </w:r>
    </w:p>
    <w:p w:rsidR="00000000" w:rsidDel="00000000" w:rsidP="00000000" w:rsidRDefault="00000000" w:rsidRPr="00000000" w14:paraId="0000012A">
      <w:pPr>
        <w:numPr>
          <w:ilvl w:val="0"/>
          <w:numId w:val="9"/>
        </w:numPr>
        <w:spacing w:after="0" w:afterAutospacing="0" w:before="0" w:beforeAutospacing="0" w:lineRule="auto"/>
        <w:ind w:left="720" w:hanging="360"/>
        <w:rPr>
          <w:color w:val="52525b"/>
        </w:rPr>
      </w:pPr>
      <w:r w:rsidDel="00000000" w:rsidR="00000000" w:rsidRPr="00000000">
        <w:rPr>
          <w:b w:val="1"/>
          <w:bCs w:val="1"/>
          <w:color w:val="52525b"/>
          <w:rtl w:val="0"/>
        </w:rPr>
        <w:t xml:space="preserve">Validation before transformation</w:t>
      </w:r>
    </w:p>
    <w:p w:rsidR="00000000" w:rsidDel="00000000" w:rsidP="00000000" w:rsidRDefault="00000000" w:rsidRPr="00000000" w14:paraId="0000012B">
      <w:pPr>
        <w:numPr>
          <w:ilvl w:val="0"/>
          <w:numId w:val="9"/>
        </w:numPr>
        <w:spacing w:after="0" w:afterAutospacing="0" w:before="0" w:beforeAutospacing="0" w:lineRule="auto"/>
        <w:ind w:left="720" w:hanging="360"/>
        <w:rPr>
          <w:color w:val="52525b"/>
        </w:rPr>
      </w:pPr>
      <w:r w:rsidDel="00000000" w:rsidR="00000000" w:rsidRPr="00000000">
        <w:rPr>
          <w:b w:val="1"/>
          <w:bCs w:val="1"/>
          <w:color w:val="52525b"/>
          <w:rtl w:val="0"/>
        </w:rPr>
        <w:t xml:space="preserve">Execution based on evidence</w:t>
      </w:r>
    </w:p>
    <w:p w:rsidR="00000000" w:rsidDel="00000000" w:rsidP="00000000" w:rsidRDefault="00000000" w:rsidRPr="00000000" w14:paraId="0000012C">
      <w:pPr>
        <w:numPr>
          <w:ilvl w:val="0"/>
          <w:numId w:val="9"/>
        </w:numPr>
        <w:spacing w:after="240" w:before="0" w:beforeAutospacing="0" w:lineRule="auto"/>
        <w:ind w:left="720" w:hanging="360"/>
        <w:rPr>
          <w:color w:val="52525b"/>
        </w:rPr>
      </w:pPr>
      <w:r w:rsidDel="00000000" w:rsidR="00000000" w:rsidRPr="00000000">
        <w:rPr>
          <w:b w:val="1"/>
          <w:bCs w:val="1"/>
          <w:color w:val="52525b"/>
          <w:rtl w:val="0"/>
        </w:rPr>
        <w:t xml:space="preserve">Stabilization &amp; Optimization</w:t>
      </w:r>
    </w:p>
    <w:p w:rsidR="00000000" w:rsidDel="00000000" w:rsidP="00000000" w:rsidRDefault="00000000" w:rsidRPr="00000000" w14:paraId="0000012D">
      <w:pPr>
        <w:spacing w:after="240" w:before="240" w:lineRule="auto"/>
        <w:rPr>
          <w:color w:val="52525b"/>
        </w:rPr>
      </w:pPr>
      <w:r w:rsidDel="00000000" w:rsidR="00000000" w:rsidRPr="00000000">
        <w:rPr>
          <w:color w:val="52525b"/>
          <w:rtl w:val="0"/>
        </w:rPr>
        <w:t xml:space="preserve">Each phase builds on the previous one — reducing ambiguity, increasing precision, and enabling confident decision-making.</w:t>
      </w:r>
    </w:p>
    <w:p w:rsidR="00000000" w:rsidDel="00000000" w:rsidP="00000000" w:rsidRDefault="00000000" w:rsidRPr="00000000" w14:paraId="0000012E">
      <w:pPr>
        <w:spacing w:after="160" w:lineRule="auto"/>
        <w:rPr>
          <w:color w:val="52525b"/>
        </w:rPr>
      </w:pPr>
      <w:r w:rsidDel="00000000" w:rsidR="00000000" w:rsidRPr="00000000">
        <w:rPr>
          <w:rtl w:val="0"/>
        </w:rPr>
      </w:r>
    </w:p>
    <w:p w:rsidR="00000000" w:rsidDel="00000000" w:rsidP="00000000" w:rsidRDefault="00000000" w:rsidRPr="00000000" w14:paraId="0000012F">
      <w:pPr>
        <w:spacing w:after="160" w:lineRule="auto"/>
        <w:rPr>
          <w:color w:val="52525b"/>
        </w:rPr>
      </w:pPr>
      <w:sdt>
        <w:sdtPr>
          <w:id w:val="-1376038994"/>
          <w:tag w:val="goog_rdk_349"/>
        </w:sdtPr>
        <w:sdtContent>
          <w:commentRangeStart w:id="1"/>
        </w:sdtContent>
      </w:sdt>
      <w:sdt>
        <w:sdtPr>
          <w:id w:val="936448357"/>
          <w:tag w:val="goog_rdk_350"/>
        </w:sdtPr>
        <w:sdtContent>
          <w:commentRangeStart w:id="2"/>
        </w:sdtContent>
      </w:sdt>
      <w:sdt>
        <w:sdtPr>
          <w:id w:val="115451745"/>
          <w:tag w:val="goog_rdk_351"/>
        </w:sdtPr>
        <w:sdtContent>
          <w:commentRangeStart w:id="3"/>
        </w:sdtContent>
      </w:sdt>
      <w:sdt>
        <w:sdtPr>
          <w:id w:val="1501132099"/>
          <w:tag w:val="goog_rdk_352"/>
        </w:sdtPr>
        <w:sdtContent>
          <w:commentRangeStart w:id="4"/>
        </w:sdtContent>
      </w:sdt>
      <w:r w:rsidDel="00000000" w:rsidR="00000000" w:rsidRPr="00000000">
        <w:rPr>
          <w:color w:val="52525b"/>
        </w:rPr>
        <w:drawing>
          <wp:inline distB="114300" distT="114300" distL="114300" distR="114300">
            <wp:extent cx="5943600" cy="22098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209800"/>
                    </a:xfrm>
                    <a:prstGeom prst="rect"/>
                    <a:ln/>
                  </pic:spPr>
                </pic:pic>
              </a:graphicData>
            </a:graphic>
          </wp:inline>
        </w:drawing>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30">
      <w:pPr>
        <w:spacing w:after="160" w:lineRule="auto"/>
        <w:rPr>
          <w:color w:val="52525b"/>
        </w:rPr>
      </w:pPr>
      <w:r w:rsidDel="00000000" w:rsidR="00000000" w:rsidRPr="00000000">
        <w:rPr>
          <w:rtl w:val="0"/>
        </w:rPr>
      </w:r>
    </w:p>
    <w:p w:rsidR="00000000" w:rsidDel="00000000" w:rsidP="00000000" w:rsidRDefault="00000000" w:rsidRPr="00000000" w14:paraId="00000131">
      <w:pPr>
        <w:spacing w:after="160" w:lineRule="auto"/>
        <w:rPr>
          <w:color w:val="52525b"/>
        </w:rPr>
      </w:pPr>
      <w:r w:rsidDel="00000000" w:rsidR="00000000" w:rsidRPr="00000000">
        <w:rPr>
          <w:color w:val="52525b"/>
          <w:rtl w:val="0"/>
        </w:rPr>
        <w:t xml:space="preserve">This framework:</w:t>
      </w:r>
    </w:p>
    <w:p w:rsidR="00000000" w:rsidDel="00000000" w:rsidP="00000000" w:rsidRDefault="00000000" w:rsidRPr="00000000" w14:paraId="00000132">
      <w:pPr>
        <w:numPr>
          <w:ilvl w:val="0"/>
          <w:numId w:val="17"/>
        </w:numPr>
        <w:spacing w:after="0" w:afterAutospacing="0" w:before="240" w:lineRule="auto"/>
        <w:ind w:left="720" w:hanging="360"/>
        <w:rPr>
          <w:color w:val="52525b"/>
        </w:rPr>
      </w:pPr>
      <w:r w:rsidDel="00000000" w:rsidR="00000000" w:rsidRPr="00000000">
        <w:rPr>
          <w:color w:val="52525b"/>
          <w:rtl w:val="0"/>
        </w:rPr>
        <w:t xml:space="preserve">Moves from fragmented understanding to validated operational clarity</w:t>
      </w:r>
    </w:p>
    <w:p w:rsidR="00000000" w:rsidDel="00000000" w:rsidP="00000000" w:rsidRDefault="00000000" w:rsidRPr="00000000" w14:paraId="00000133">
      <w:pPr>
        <w:numPr>
          <w:ilvl w:val="0"/>
          <w:numId w:val="17"/>
        </w:numPr>
        <w:spacing w:after="0" w:afterAutospacing="0" w:before="0" w:beforeAutospacing="0" w:lineRule="auto"/>
        <w:ind w:left="720" w:hanging="360"/>
        <w:rPr>
          <w:color w:val="52525b"/>
        </w:rPr>
      </w:pPr>
      <w:r w:rsidDel="00000000" w:rsidR="00000000" w:rsidRPr="00000000">
        <w:rPr>
          <w:color w:val="52525b"/>
          <w:rtl w:val="0"/>
        </w:rPr>
        <w:t xml:space="preserve">Ensures decisions are grounded in evidence, not assumption</w:t>
      </w:r>
    </w:p>
    <w:p w:rsidR="00000000" w:rsidDel="00000000" w:rsidP="00000000" w:rsidRDefault="00000000" w:rsidRPr="00000000" w14:paraId="00000134">
      <w:pPr>
        <w:numPr>
          <w:ilvl w:val="0"/>
          <w:numId w:val="17"/>
        </w:numPr>
        <w:spacing w:after="0" w:afterAutospacing="0" w:before="0" w:beforeAutospacing="0" w:lineRule="auto"/>
        <w:ind w:left="720" w:hanging="360"/>
        <w:rPr>
          <w:color w:val="52525b"/>
        </w:rPr>
      </w:pPr>
      <w:r w:rsidDel="00000000" w:rsidR="00000000" w:rsidRPr="00000000">
        <w:rPr>
          <w:color w:val="52525b"/>
          <w:rtl w:val="0"/>
        </w:rPr>
        <w:t xml:space="preserve">Connects workflows, systems, data, and decision-making</w:t>
      </w:r>
    </w:p>
    <w:p w:rsidR="00000000" w:rsidDel="00000000" w:rsidP="00000000" w:rsidRDefault="00000000" w:rsidRPr="00000000" w14:paraId="00000135">
      <w:pPr>
        <w:numPr>
          <w:ilvl w:val="0"/>
          <w:numId w:val="17"/>
        </w:numPr>
        <w:spacing w:after="0" w:afterAutospacing="0" w:before="0" w:beforeAutospacing="0" w:lineRule="auto"/>
        <w:ind w:left="720" w:hanging="360"/>
        <w:rPr>
          <w:color w:val="52525b"/>
        </w:rPr>
      </w:pPr>
      <w:r w:rsidDel="00000000" w:rsidR="00000000" w:rsidRPr="00000000">
        <w:rPr>
          <w:color w:val="52525b"/>
          <w:rtl w:val="0"/>
        </w:rPr>
        <w:t xml:space="preserve">Enables transformation to be sequenced, not improvised</w:t>
      </w:r>
    </w:p>
    <w:p w:rsidR="00000000" w:rsidDel="00000000" w:rsidP="00000000" w:rsidRDefault="00000000" w:rsidRPr="00000000" w14:paraId="00000136">
      <w:pPr>
        <w:numPr>
          <w:ilvl w:val="0"/>
          <w:numId w:val="17"/>
        </w:numPr>
        <w:spacing w:after="240" w:before="0" w:beforeAutospacing="0" w:lineRule="auto"/>
        <w:ind w:left="720" w:hanging="360"/>
        <w:rPr>
          <w:color w:val="52525b"/>
        </w:rPr>
      </w:pPr>
      <w:r w:rsidDel="00000000" w:rsidR="00000000" w:rsidRPr="00000000">
        <w:rPr>
          <w:color w:val="52525b"/>
          <w:rtl w:val="0"/>
        </w:rPr>
        <w:t xml:space="preserve">Aligns leadership, teams, and execution under a shared system</w:t>
      </w:r>
    </w:p>
    <w:p w:rsidR="00000000" w:rsidDel="00000000" w:rsidP="00000000" w:rsidRDefault="00000000" w:rsidRPr="00000000" w14:paraId="00000137">
      <w:pPr>
        <w:spacing w:after="240" w:before="240" w:lineRule="auto"/>
        <w:rPr>
          <w:b w:val="1"/>
          <w:bCs w:val="1"/>
          <w:color w:val="52525b"/>
        </w:rPr>
      </w:pPr>
      <w:r w:rsidDel="00000000" w:rsidR="00000000" w:rsidRPr="00000000">
        <w:rPr>
          <w:b w:val="1"/>
          <w:bCs w:val="1"/>
          <w:color w:val="52525b"/>
          <w:rtl w:val="0"/>
        </w:rPr>
        <w:t xml:space="preserve">Transformation is not introduced.</w:t>
        <w:br w:type="textWrapping"/>
        <w:t xml:space="preserve"> It is engineered — phase by phase, based on evidence.</w:t>
      </w:r>
    </w:p>
    <w:p w:rsidR="00000000" w:rsidDel="00000000" w:rsidP="00000000" w:rsidRDefault="00000000" w:rsidRPr="00000000" w14:paraId="00000138">
      <w:pPr>
        <w:spacing w:after="160" w:lineRule="auto"/>
        <w:rPr>
          <w:color w:val="52525b"/>
        </w:rPr>
      </w:pPr>
      <w:r w:rsidDel="00000000" w:rsidR="00000000" w:rsidRPr="00000000">
        <w:rPr>
          <w:rtl w:val="0"/>
        </w:rPr>
      </w:r>
    </w:p>
    <w:p w:rsidR="00000000" w:rsidDel="00000000" w:rsidP="00000000" w:rsidRDefault="00000000" w:rsidRPr="00000000" w14:paraId="00000139">
      <w:pPr>
        <w:spacing w:after="160" w:lineRule="auto"/>
        <w:rPr>
          <w:color w:val="52525b"/>
        </w:rPr>
      </w:pPr>
      <w:r w:rsidDel="00000000" w:rsidR="00000000" w:rsidRPr="00000000">
        <w:rPr>
          <w:rtl w:val="0"/>
        </w:rPr>
      </w:r>
    </w:p>
    <w:p w:rsidR="00000000" w:rsidDel="00000000" w:rsidP="00000000" w:rsidRDefault="00000000" w:rsidRPr="00000000" w14:paraId="0000013A">
      <w:pPr>
        <w:spacing w:after="160" w:lineRule="auto"/>
        <w:rPr>
          <w:rFonts w:ascii="Georgia" w:cs="Georgia" w:eastAsia="Georgia" w:hAnsi="Georgia"/>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B">
      <w:pPr>
        <w:spacing w:after="16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The Phases</w:t>
      </w:r>
    </w:p>
    <w:p w:rsidR="00000000" w:rsidDel="00000000" w:rsidP="00000000" w:rsidRDefault="00000000" w:rsidRPr="00000000" w14:paraId="0000013C">
      <w:pPr>
        <w:spacing w:after="1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4" w:val="single"/>
              <w:left w:color="cccccc" w:space="0" w:sz="4" w:val="single"/>
              <w:bottom w:color="cccccc" w:space="0" w:sz="4" w:val="single"/>
              <w:right w:color="cccccc" w:space="0" w:sz="4" w:val="single"/>
            </w:tcBorders>
            <w:tcMar>
              <w:top w:w="160.0" w:type="dxa"/>
              <w:left w:w="200.0" w:type="dxa"/>
              <w:bottom w:w="160.0" w:type="dxa"/>
              <w:right w:w="200.0" w:type="dxa"/>
            </w:tcMar>
          </w:tcPr>
          <w:p w:rsidR="00000000" w:rsidDel="00000000" w:rsidP="00000000" w:rsidRDefault="00000000" w:rsidRPr="00000000" w14:paraId="0000013D">
            <w:pPr>
              <w:spacing w:after="20" w:lineRule="auto"/>
              <w:rPr/>
            </w:pPr>
            <w:r w:rsidDel="00000000" w:rsidR="00000000" w:rsidRPr="00000000">
              <w:rPr>
                <w:rFonts w:ascii="Consolas" w:cs="Consolas" w:eastAsia="Consolas" w:hAnsi="Consolas"/>
                <w:b w:val="1"/>
                <w:bCs w:val="1"/>
                <w:color w:val="2563eb"/>
                <w:sz w:val="14"/>
                <w:szCs w:val="14"/>
                <w:rtl w:val="0"/>
              </w:rPr>
              <w:t xml:space="preserve">PHASE 0</w:t>
            </w:r>
            <w:r w:rsidDel="00000000" w:rsidR="00000000" w:rsidRPr="00000000">
              <w:rPr>
                <w:rtl w:val="0"/>
              </w:rPr>
            </w:r>
          </w:p>
          <w:p w:rsidR="00000000" w:rsidDel="00000000" w:rsidP="00000000" w:rsidRDefault="00000000" w:rsidRPr="00000000" w14:paraId="0000013E">
            <w:pPr>
              <w:spacing w:after="40" w:lineRule="auto"/>
              <w:rPr/>
            </w:pPr>
            <w:r w:rsidDel="00000000" w:rsidR="00000000" w:rsidRPr="00000000">
              <w:rPr>
                <w:rFonts w:ascii="Georgia" w:cs="Georgia" w:eastAsia="Georgia" w:hAnsi="Georgia"/>
                <w:b w:val="1"/>
                <w:bCs w:val="1"/>
                <w:color w:val="2563eb"/>
                <w:sz w:val="26"/>
                <w:szCs w:val="26"/>
                <w:rtl w:val="0"/>
              </w:rPr>
              <w:t xml:space="preserve">PRE-ENGAGEMENT</w:t>
            </w:r>
            <w:r w:rsidDel="00000000" w:rsidR="00000000" w:rsidRPr="00000000">
              <w:rPr>
                <w:rtl w:val="0"/>
              </w:rPr>
            </w:r>
          </w:p>
          <w:p w:rsidR="00000000" w:rsidDel="00000000" w:rsidP="00000000" w:rsidRDefault="00000000" w:rsidRPr="00000000" w14:paraId="0000013F">
            <w:pPr>
              <w:spacing w:after="60" w:lineRule="auto"/>
              <w:rPr/>
            </w:pPr>
            <w:r w:rsidDel="00000000" w:rsidR="00000000" w:rsidRPr="00000000">
              <w:rPr>
                <w:rFonts w:ascii="Consolas" w:cs="Consolas" w:eastAsia="Consolas" w:hAnsi="Consolas"/>
                <w:color w:val="52525b"/>
                <w:sz w:val="16"/>
                <w:szCs w:val="16"/>
                <w:rtl w:val="0"/>
              </w:rPr>
              <w:t xml:space="preserve">April 2026</w:t>
            </w:r>
            <w:r w:rsidDel="00000000" w:rsidR="00000000" w:rsidRPr="00000000">
              <w:rPr>
                <w:rtl w:val="0"/>
              </w:rPr>
            </w:r>
          </w:p>
          <w:p w:rsidR="00000000" w:rsidDel="00000000" w:rsidP="00000000" w:rsidRDefault="00000000" w:rsidRPr="00000000" w14:paraId="00000140">
            <w:pPr>
              <w:spacing w:after="40" w:lineRule="auto"/>
              <w:rPr/>
            </w:pPr>
            <w:r w:rsidDel="00000000" w:rsidR="00000000" w:rsidRPr="00000000">
              <w:rPr>
                <w:b w:val="1"/>
                <w:bCs w:val="1"/>
                <w:color w:val="18181b"/>
                <w:sz w:val="20"/>
                <w:szCs w:val="20"/>
                <w:rtl w:val="0"/>
              </w:rPr>
              <w:t xml:space="preserve">Remote</w:t>
            </w:r>
            <w:r w:rsidDel="00000000" w:rsidR="00000000" w:rsidRPr="00000000">
              <w:rPr>
                <w:rtl w:val="0"/>
              </w:rPr>
            </w:r>
          </w:p>
          <w:p w:rsidR="00000000" w:rsidDel="00000000" w:rsidP="00000000" w:rsidRDefault="00000000" w:rsidRPr="00000000" w14:paraId="00000141">
            <w:pPr>
              <w:spacing w:after="160" w:lineRule="auto"/>
              <w:rPr>
                <w:color w:val="52525b"/>
              </w:rPr>
            </w:pPr>
            <w:r w:rsidDel="00000000" w:rsidR="00000000" w:rsidRPr="00000000">
              <w:rPr>
                <w:color w:val="52525b"/>
                <w:rtl w:val="0"/>
              </w:rPr>
              <w:t xml:space="preserve">Alignment is established across scope, structure, and expectations. This phase defines how we will work together — and concludes with the formalization of the engagement.</w:t>
            </w:r>
          </w:p>
          <w:p w:rsidR="00000000" w:rsidDel="00000000" w:rsidP="00000000" w:rsidRDefault="00000000" w:rsidRPr="00000000" w14:paraId="00000142">
            <w:pPr>
              <w:spacing w:after="160" w:lineRule="auto"/>
              <w:rPr>
                <w:color w:val="52525b"/>
              </w:rPr>
            </w:pPr>
            <w:r w:rsidDel="00000000" w:rsidR="00000000" w:rsidRPr="00000000">
              <w:rPr>
                <w:color w:val="52525b"/>
                <w:rtl w:val="0"/>
              </w:rPr>
              <w:t xml:space="preserve">Key </w:t>
            </w:r>
            <w:r w:rsidDel="00000000" w:rsidR="00000000" w:rsidRPr="00000000">
              <w:rPr>
                <w:color w:val="52525b"/>
                <w:rtl w:val="0"/>
              </w:rPr>
              <w:t xml:space="preserve">Milestones</w:t>
            </w:r>
            <w:r w:rsidDel="00000000" w:rsidR="00000000" w:rsidRPr="00000000">
              <w:rPr>
                <w:rtl w:val="0"/>
              </w:rPr>
            </w:r>
          </w:p>
          <w:p w:rsidR="00000000" w:rsidDel="00000000" w:rsidP="00000000" w:rsidRDefault="00000000" w:rsidRPr="00000000" w14:paraId="00000143">
            <w:pPr>
              <w:numPr>
                <w:ilvl w:val="0"/>
                <w:numId w:val="12"/>
              </w:numPr>
              <w:spacing w:after="40" w:lineRule="auto"/>
              <w:ind w:left="240" w:hanging="360"/>
            </w:pPr>
            <w:r w:rsidDel="00000000" w:rsidR="00000000" w:rsidRPr="00000000">
              <w:rPr>
                <w:color w:val="52525b"/>
                <w:sz w:val="20"/>
                <w:szCs w:val="20"/>
                <w:rtl w:val="0"/>
              </w:rPr>
              <w:t xml:space="preserve">Define Scope &amp; Objectives</w:t>
            </w:r>
          </w:p>
          <w:p w:rsidR="00000000" w:rsidDel="00000000" w:rsidP="00000000" w:rsidRDefault="00000000" w:rsidRPr="00000000" w14:paraId="00000144">
            <w:pPr>
              <w:numPr>
                <w:ilvl w:val="0"/>
                <w:numId w:val="12"/>
              </w:numPr>
              <w:spacing w:after="40" w:lineRule="auto"/>
              <w:ind w:left="240" w:hanging="360"/>
            </w:pPr>
            <w:r w:rsidDel="00000000" w:rsidR="00000000" w:rsidRPr="00000000">
              <w:rPr>
                <w:color w:val="52525b"/>
                <w:sz w:val="20"/>
                <w:szCs w:val="20"/>
                <w:rtl w:val="0"/>
              </w:rPr>
              <w:t xml:space="preserve">Establish Governance &amp; Ways of Working</w:t>
            </w:r>
          </w:p>
          <w:p w:rsidR="00000000" w:rsidDel="00000000" w:rsidP="00000000" w:rsidRDefault="00000000" w:rsidRPr="00000000" w14:paraId="00000145">
            <w:pPr>
              <w:numPr>
                <w:ilvl w:val="0"/>
                <w:numId w:val="12"/>
              </w:numPr>
              <w:spacing w:after="40" w:lineRule="auto"/>
              <w:ind w:left="240" w:hanging="360"/>
            </w:pPr>
            <w:r w:rsidDel="00000000" w:rsidR="00000000" w:rsidRPr="00000000">
              <w:rPr>
                <w:color w:val="52525b"/>
                <w:sz w:val="20"/>
                <w:szCs w:val="20"/>
                <w:rtl w:val="0"/>
              </w:rPr>
              <w:t xml:space="preserve">Confirm Team &amp; Resourcing</w:t>
            </w:r>
          </w:p>
          <w:p w:rsidR="00000000" w:rsidDel="00000000" w:rsidP="00000000" w:rsidRDefault="00000000" w:rsidRPr="00000000" w14:paraId="00000146">
            <w:pPr>
              <w:numPr>
                <w:ilvl w:val="0"/>
                <w:numId w:val="12"/>
              </w:numPr>
              <w:spacing w:after="40" w:lineRule="auto"/>
              <w:ind w:left="240" w:hanging="360"/>
            </w:pPr>
            <w:r w:rsidDel="00000000" w:rsidR="00000000" w:rsidRPr="00000000">
              <w:rPr>
                <w:color w:val="52525b"/>
                <w:sz w:val="20"/>
                <w:szCs w:val="20"/>
                <w:rtl w:val="0"/>
              </w:rPr>
              <w:t xml:space="preserve">Finalize Commercials &amp; Agreement</w:t>
            </w:r>
          </w:p>
          <w:p w:rsidR="00000000" w:rsidDel="00000000" w:rsidP="00000000" w:rsidRDefault="00000000" w:rsidRPr="00000000" w14:paraId="00000147">
            <w:pPr>
              <w:spacing w:after="40" w:lineRule="auto"/>
              <w:rPr>
                <w:color w:val="52525b"/>
                <w:sz w:val="20"/>
                <w:szCs w:val="20"/>
              </w:rPr>
            </w:pPr>
            <w:r w:rsidDel="00000000" w:rsidR="00000000" w:rsidRPr="00000000">
              <w:rPr>
                <w:rtl w:val="0"/>
              </w:rPr>
            </w:r>
          </w:p>
          <w:p w:rsidR="00000000" w:rsidDel="00000000" w:rsidP="00000000" w:rsidRDefault="00000000" w:rsidRPr="00000000" w14:paraId="00000148">
            <w:pPr>
              <w:spacing w:after="40" w:lineRule="auto"/>
              <w:rPr>
                <w:color w:val="52525b"/>
                <w:sz w:val="20"/>
                <w:szCs w:val="20"/>
              </w:rPr>
            </w:pPr>
            <w:r w:rsidDel="00000000" w:rsidR="00000000" w:rsidRPr="00000000">
              <w:rPr>
                <w:color w:val="52525b"/>
                <w:sz w:val="20"/>
                <w:szCs w:val="20"/>
                <w:rtl w:val="0"/>
              </w:rPr>
              <w:t xml:space="preserve">Outcome: Signed agreement and engagement ready to begin</w:t>
            </w:r>
          </w:p>
          <w:p w:rsidR="00000000" w:rsidDel="00000000" w:rsidP="00000000" w:rsidRDefault="00000000" w:rsidRPr="00000000" w14:paraId="00000149">
            <w:pPr>
              <w:spacing w:after="40" w:lineRule="auto"/>
              <w:rPr>
                <w:color w:val="52525b"/>
                <w:sz w:val="20"/>
                <w:szCs w:val="20"/>
              </w:rPr>
            </w:pPr>
            <w:r w:rsidDel="00000000" w:rsidR="00000000" w:rsidRPr="00000000">
              <w:rPr>
                <w:rtl w:val="0"/>
              </w:rPr>
            </w:r>
          </w:p>
          <w:p w:rsidR="00000000" w:rsidDel="00000000" w:rsidP="00000000" w:rsidRDefault="00000000" w:rsidRPr="00000000" w14:paraId="0000014A">
            <w:pPr>
              <w:spacing w:after="40" w:lineRule="auto"/>
              <w:rPr>
                <w:color w:val="52525b"/>
                <w:sz w:val="20"/>
                <w:szCs w:val="20"/>
              </w:rPr>
            </w:pPr>
            <w:r w:rsidDel="00000000" w:rsidR="00000000" w:rsidRPr="00000000">
              <w:rPr>
                <w:color w:val="52525b"/>
                <w:sz w:val="20"/>
                <w:szCs w:val="20"/>
                <w:rtl w:val="0"/>
              </w:rPr>
              <w:t xml:space="preserve">[link to full phase breakdown]</w:t>
            </w:r>
          </w:p>
        </w:tc>
      </w:tr>
    </w:tbl>
    <w:p w:rsidR="00000000" w:rsidDel="00000000" w:rsidP="00000000" w:rsidRDefault="00000000" w:rsidRPr="00000000" w14:paraId="0000014B">
      <w:pPr>
        <w:spacing w:before="120" w:lineRule="auto"/>
        <w:rPr>
          <w:rFonts w:ascii="Georgia" w:cs="Georgia" w:eastAsia="Georgia" w:hAnsi="Georgia"/>
          <w:b w:val="1"/>
          <w:bCs w:val="1"/>
          <w:sz w:val="28"/>
          <w:szCs w:val="28"/>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4" w:val="single"/>
              <w:left w:color="cccccc" w:space="0" w:sz="4" w:val="single"/>
              <w:bottom w:color="cccccc" w:space="0" w:sz="4" w:val="single"/>
              <w:right w:color="cccccc" w:space="0" w:sz="4" w:val="single"/>
            </w:tcBorders>
            <w:tcMar>
              <w:top w:w="160.0" w:type="dxa"/>
              <w:left w:w="200.0" w:type="dxa"/>
              <w:bottom w:w="160.0" w:type="dxa"/>
              <w:right w:w="200.0" w:type="dxa"/>
            </w:tcMar>
          </w:tcPr>
          <w:p w:rsidR="00000000" w:rsidDel="00000000" w:rsidP="00000000" w:rsidRDefault="00000000" w:rsidRPr="00000000" w14:paraId="0000014C">
            <w:pPr>
              <w:spacing w:after="20" w:lineRule="auto"/>
              <w:rPr/>
            </w:pPr>
            <w:r w:rsidDel="00000000" w:rsidR="00000000" w:rsidRPr="00000000">
              <w:rPr>
                <w:rFonts w:ascii="Consolas" w:cs="Consolas" w:eastAsia="Consolas" w:hAnsi="Consolas"/>
                <w:b w:val="1"/>
                <w:bCs w:val="1"/>
                <w:color w:val="2563eb"/>
                <w:sz w:val="14"/>
                <w:szCs w:val="14"/>
                <w:rtl w:val="0"/>
              </w:rPr>
              <w:t xml:space="preserve">PHASE 1</w:t>
            </w:r>
            <w:r w:rsidDel="00000000" w:rsidR="00000000" w:rsidRPr="00000000">
              <w:rPr>
                <w:rtl w:val="0"/>
              </w:rPr>
            </w:r>
          </w:p>
          <w:p w:rsidR="00000000" w:rsidDel="00000000" w:rsidP="00000000" w:rsidRDefault="00000000" w:rsidRPr="00000000" w14:paraId="0000014D">
            <w:pPr>
              <w:spacing w:after="40" w:lineRule="auto"/>
              <w:rPr/>
            </w:pPr>
            <w:r w:rsidDel="00000000" w:rsidR="00000000" w:rsidRPr="00000000">
              <w:rPr>
                <w:rFonts w:ascii="Georgia" w:cs="Georgia" w:eastAsia="Georgia" w:hAnsi="Georgia"/>
                <w:b w:val="1"/>
                <w:bCs w:val="1"/>
                <w:color w:val="2563eb"/>
                <w:sz w:val="26"/>
                <w:szCs w:val="26"/>
                <w:rtl w:val="0"/>
              </w:rPr>
              <w:t xml:space="preserve">INTAKE</w:t>
            </w:r>
            <w:r w:rsidDel="00000000" w:rsidR="00000000" w:rsidRPr="00000000">
              <w:rPr>
                <w:rtl w:val="0"/>
              </w:rPr>
            </w:r>
          </w:p>
          <w:p w:rsidR="00000000" w:rsidDel="00000000" w:rsidP="00000000" w:rsidRDefault="00000000" w:rsidRPr="00000000" w14:paraId="0000014E">
            <w:pPr>
              <w:spacing w:after="60" w:lineRule="auto"/>
              <w:rPr/>
            </w:pPr>
            <w:r w:rsidDel="00000000" w:rsidR="00000000" w:rsidRPr="00000000">
              <w:rPr>
                <w:rFonts w:ascii="Consolas" w:cs="Consolas" w:eastAsia="Consolas" w:hAnsi="Consolas"/>
                <w:color w:val="52525b"/>
                <w:sz w:val="16"/>
                <w:szCs w:val="16"/>
                <w:rtl w:val="0"/>
              </w:rPr>
              <w:t xml:space="preserve">Apr – May 2026</w:t>
            </w:r>
            <w:r w:rsidDel="00000000" w:rsidR="00000000" w:rsidRPr="00000000">
              <w:rPr>
                <w:rtl w:val="0"/>
              </w:rPr>
            </w:r>
          </w:p>
          <w:p w:rsidR="00000000" w:rsidDel="00000000" w:rsidP="00000000" w:rsidRDefault="00000000" w:rsidRPr="00000000" w14:paraId="0000014F">
            <w:pPr>
              <w:spacing w:after="40" w:lineRule="auto"/>
              <w:rPr/>
            </w:pPr>
            <w:r w:rsidDel="00000000" w:rsidR="00000000" w:rsidRPr="00000000">
              <w:rPr>
                <w:rFonts w:ascii="Calibri" w:cs="Calibri" w:eastAsia="Calibri" w:hAnsi="Calibri"/>
                <w:b w:val="1"/>
                <w:bCs w:val="1"/>
                <w:color w:val="18181b"/>
                <w:sz w:val="20"/>
                <w:szCs w:val="20"/>
                <w:rtl w:val="0"/>
              </w:rPr>
              <w:t xml:space="preserve">Remote</w:t>
            </w:r>
            <w:r w:rsidDel="00000000" w:rsidR="00000000" w:rsidRPr="00000000">
              <w:rPr>
                <w:rtl w:val="0"/>
              </w:rPr>
            </w:r>
          </w:p>
          <w:p w:rsidR="00000000" w:rsidDel="00000000" w:rsidP="00000000" w:rsidRDefault="00000000" w:rsidRPr="00000000" w14:paraId="00000150">
            <w:pPr>
              <w:spacing w:after="160" w:lineRule="auto"/>
              <w:rPr/>
            </w:pPr>
            <w:r w:rsidDel="00000000" w:rsidR="00000000" w:rsidRPr="00000000">
              <w:rPr>
                <w:color w:val="52525b"/>
                <w:rtl w:val="0"/>
              </w:rPr>
              <w:t xml:space="preserve">The Intake phase sets the foundation for Discovery. It focuses on collecting information, gaining access to systems, and building an initial understanding of how the business operates — before any on-site work begins.</w:t>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52525b"/>
                <w:sz w:val="20"/>
                <w:szCs w:val="20"/>
              </w:rPr>
            </w:pPr>
            <w:r w:rsidDel="00000000" w:rsidR="00000000" w:rsidRPr="00000000">
              <w:rPr>
                <w:color w:val="52525b"/>
                <w:sz w:val="20"/>
                <w:szCs w:val="20"/>
                <w:rtl w:val="0"/>
              </w:rPr>
              <w:t xml:space="preserve">Key Milestones </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color w:val="52525b"/>
                <w:sz w:val="20"/>
                <w:szCs w:val="20"/>
                <w:u w:val="none"/>
              </w:rPr>
            </w:pPr>
            <w:r w:rsidDel="00000000" w:rsidR="00000000" w:rsidRPr="00000000">
              <w:rPr>
                <w:color w:val="52525b"/>
                <w:sz w:val="20"/>
                <w:szCs w:val="20"/>
                <w:rtl w:val="0"/>
              </w:rPr>
              <w:t xml:space="preserve">Set up data room &amp; information structure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color w:val="52525b"/>
                <w:sz w:val="20"/>
                <w:szCs w:val="20"/>
                <w:u w:val="none"/>
              </w:rPr>
            </w:pPr>
            <w:r w:rsidDel="00000000" w:rsidR="00000000" w:rsidRPr="00000000">
              <w:rPr>
                <w:color w:val="52525b"/>
                <w:sz w:val="20"/>
                <w:szCs w:val="20"/>
                <w:rtl w:val="0"/>
              </w:rPr>
              <w:t xml:space="preserve">Collect core documentation (SOPs, org, systems)</w:t>
            </w:r>
          </w:p>
          <w:p w:rsidR="00000000" w:rsidDel="00000000" w:rsidP="00000000" w:rsidRDefault="00000000" w:rsidRPr="00000000" w14:paraId="00000154">
            <w:pPr>
              <w:numPr>
                <w:ilvl w:val="0"/>
                <w:numId w:val="1"/>
              </w:numPr>
              <w:spacing w:after="0" w:afterAutospacing="0" w:lineRule="auto"/>
              <w:ind w:left="720" w:hanging="360"/>
              <w:rPr>
                <w:color w:val="52525b"/>
                <w:sz w:val="20"/>
                <w:szCs w:val="20"/>
                <w:u w:val="none"/>
              </w:rPr>
            </w:pPr>
            <w:r w:rsidDel="00000000" w:rsidR="00000000" w:rsidRPr="00000000">
              <w:rPr>
                <w:color w:val="52525b"/>
                <w:sz w:val="20"/>
                <w:szCs w:val="20"/>
                <w:rtl w:val="0"/>
              </w:rPr>
              <w:t xml:space="preserve">Gain access to tools, platforms, and workflows</w:t>
            </w:r>
          </w:p>
          <w:p w:rsidR="00000000" w:rsidDel="00000000" w:rsidP="00000000" w:rsidRDefault="00000000" w:rsidRPr="00000000" w14:paraId="00000155">
            <w:pPr>
              <w:numPr>
                <w:ilvl w:val="0"/>
                <w:numId w:val="1"/>
              </w:numPr>
              <w:spacing w:after="0" w:afterAutospacing="0" w:lineRule="auto"/>
              <w:ind w:left="720" w:hanging="360"/>
              <w:rPr>
                <w:color w:val="52525b"/>
                <w:sz w:val="20"/>
                <w:szCs w:val="20"/>
                <w:u w:val="none"/>
              </w:rPr>
            </w:pPr>
            <w:r w:rsidDel="00000000" w:rsidR="00000000" w:rsidRPr="00000000">
              <w:rPr>
                <w:color w:val="52525b"/>
                <w:sz w:val="20"/>
                <w:szCs w:val="20"/>
                <w:rtl w:val="0"/>
              </w:rPr>
              <w:t xml:space="preserve">Review documentation and data flows</w:t>
            </w:r>
          </w:p>
          <w:p w:rsidR="00000000" w:rsidDel="00000000" w:rsidP="00000000" w:rsidRDefault="00000000" w:rsidRPr="00000000" w14:paraId="00000156">
            <w:pPr>
              <w:numPr>
                <w:ilvl w:val="0"/>
                <w:numId w:val="1"/>
              </w:numPr>
              <w:spacing w:after="0" w:afterAutospacing="0" w:lineRule="auto"/>
              <w:ind w:left="720" w:hanging="360"/>
              <w:rPr>
                <w:color w:val="52525b"/>
                <w:sz w:val="20"/>
                <w:szCs w:val="20"/>
                <w:u w:val="none"/>
              </w:rPr>
            </w:pPr>
            <w:r w:rsidDel="00000000" w:rsidR="00000000" w:rsidRPr="00000000">
              <w:rPr>
                <w:color w:val="52525b"/>
                <w:sz w:val="20"/>
                <w:szCs w:val="20"/>
                <w:rtl w:val="0"/>
              </w:rPr>
              <w:t xml:space="preserve">Define Discovery plan (interviews, workflows, focus areas)</w:t>
            </w:r>
          </w:p>
          <w:p w:rsidR="00000000" w:rsidDel="00000000" w:rsidP="00000000" w:rsidRDefault="00000000" w:rsidRPr="00000000" w14:paraId="00000157">
            <w:pPr>
              <w:numPr>
                <w:ilvl w:val="0"/>
                <w:numId w:val="1"/>
              </w:numPr>
              <w:spacing w:after="40" w:lineRule="auto"/>
              <w:ind w:left="720" w:hanging="360"/>
              <w:rPr>
                <w:color w:val="52525b"/>
                <w:sz w:val="20"/>
                <w:szCs w:val="20"/>
                <w:u w:val="none"/>
              </w:rPr>
            </w:pPr>
            <w:r w:rsidDel="00000000" w:rsidR="00000000" w:rsidRPr="00000000">
              <w:rPr>
                <w:color w:val="52525b"/>
                <w:sz w:val="20"/>
                <w:szCs w:val="20"/>
                <w:rtl w:val="0"/>
              </w:rPr>
              <w:t xml:space="preserve">Initiate leadership alignment &amp; early engagement</w:t>
            </w:r>
          </w:p>
          <w:p w:rsidR="00000000" w:rsidDel="00000000" w:rsidP="00000000" w:rsidRDefault="00000000" w:rsidRPr="00000000" w14:paraId="00000158">
            <w:pPr>
              <w:spacing w:after="40" w:lineRule="auto"/>
              <w:ind w:left="0" w:firstLine="0"/>
              <w:rPr>
                <w:color w:val="52525b"/>
                <w:sz w:val="20"/>
                <w:szCs w:val="20"/>
              </w:rPr>
            </w:pPr>
            <w:r w:rsidDel="00000000" w:rsidR="00000000" w:rsidRPr="00000000">
              <w:rPr>
                <w:rtl w:val="0"/>
              </w:rPr>
            </w:r>
          </w:p>
          <w:p w:rsidR="00000000" w:rsidDel="00000000" w:rsidP="00000000" w:rsidRDefault="00000000" w:rsidRPr="00000000" w14:paraId="00000159">
            <w:pPr>
              <w:spacing w:after="40" w:lineRule="auto"/>
              <w:ind w:left="0" w:firstLine="0"/>
              <w:rPr>
                <w:color w:val="52525b"/>
                <w:sz w:val="20"/>
                <w:szCs w:val="20"/>
              </w:rPr>
            </w:pPr>
            <w:r w:rsidDel="00000000" w:rsidR="00000000" w:rsidRPr="00000000">
              <w:rPr>
                <w:color w:val="52525b"/>
                <w:sz w:val="20"/>
                <w:szCs w:val="20"/>
                <w:rtl w:val="0"/>
              </w:rPr>
              <w:t xml:space="preserve">Outcome: Structured understanding of the current operation and a fully defined Discovery plan</w:t>
            </w:r>
          </w:p>
          <w:p w:rsidR="00000000" w:rsidDel="00000000" w:rsidP="00000000" w:rsidRDefault="00000000" w:rsidRPr="00000000" w14:paraId="0000015A">
            <w:pPr>
              <w:spacing w:after="40" w:lineRule="auto"/>
              <w:rPr>
                <w:color w:val="52525b"/>
                <w:sz w:val="20"/>
                <w:szCs w:val="20"/>
              </w:rPr>
            </w:pPr>
            <w:r w:rsidDel="00000000" w:rsidR="00000000" w:rsidRPr="00000000">
              <w:rPr>
                <w:rtl w:val="0"/>
              </w:rPr>
            </w:r>
          </w:p>
          <w:p w:rsidR="00000000" w:rsidDel="00000000" w:rsidP="00000000" w:rsidRDefault="00000000" w:rsidRPr="00000000" w14:paraId="0000015B">
            <w:pPr>
              <w:spacing w:after="40" w:lineRule="auto"/>
              <w:rPr>
                <w:color w:val="52525b"/>
                <w:sz w:val="20"/>
                <w:szCs w:val="20"/>
              </w:rPr>
            </w:pPr>
            <w:r w:rsidDel="00000000" w:rsidR="00000000" w:rsidRPr="00000000">
              <w:rPr>
                <w:color w:val="52525b"/>
                <w:sz w:val="20"/>
                <w:szCs w:val="20"/>
                <w:rtl w:val="0"/>
              </w:rPr>
              <w:t xml:space="preserve">[link to full phase breakdown]</w:t>
            </w:r>
          </w:p>
          <w:p w:rsidR="00000000" w:rsidDel="00000000" w:rsidP="00000000" w:rsidRDefault="00000000" w:rsidRPr="00000000" w14:paraId="0000015C">
            <w:pPr>
              <w:spacing w:after="40" w:lineRule="auto"/>
              <w:ind w:left="0" w:firstLine="0"/>
              <w:rPr>
                <w:color w:val="52525b"/>
                <w:sz w:val="20"/>
                <w:szCs w:val="20"/>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color w:val="52525b"/>
                <w:sz w:val="20"/>
                <w:szCs w:val="20"/>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240" w:right="0" w:hanging="360"/>
              <w:jc w:val="left"/>
              <w:rPr/>
            </w:pPr>
            <w:r w:rsidDel="00000000" w:rsidR="00000000" w:rsidRPr="00000000">
              <w:rPr>
                <w:rtl w:val="0"/>
              </w:rPr>
            </w:r>
          </w:p>
        </w:tc>
      </w:tr>
    </w:tbl>
    <w:p w:rsidR="00000000" w:rsidDel="00000000" w:rsidP="00000000" w:rsidRDefault="00000000" w:rsidRPr="00000000" w14:paraId="0000015F">
      <w:pPr>
        <w:spacing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9959" w:space="0" w:sz="4" w:val="single"/>
              <w:left w:color="cccccc" w:space="0" w:sz="4" w:val="single"/>
              <w:bottom w:color="cccccc" w:space="0" w:sz="4" w:val="single"/>
              <w:right w:color="cccccc" w:space="0" w:sz="4" w:val="single"/>
            </w:tcBorders>
            <w:tcMar>
              <w:top w:w="160.0" w:type="dxa"/>
              <w:left w:w="200.0" w:type="dxa"/>
              <w:bottom w:w="160.0" w:type="dxa"/>
              <w:right w:w="200.0" w:type="dxa"/>
            </w:tcMar>
          </w:tcPr>
          <w:p w:rsidR="00000000" w:rsidDel="00000000" w:rsidP="00000000" w:rsidRDefault="00000000" w:rsidRPr="00000000" w14:paraId="00000160">
            <w:pPr>
              <w:spacing w:after="20" w:lineRule="auto"/>
              <w:rPr/>
            </w:pPr>
            <w:r w:rsidDel="00000000" w:rsidR="00000000" w:rsidRPr="00000000">
              <w:rPr>
                <w:rFonts w:ascii="Consolas" w:cs="Consolas" w:eastAsia="Consolas" w:hAnsi="Consolas"/>
                <w:b w:val="1"/>
                <w:bCs w:val="1"/>
                <w:color w:val="1a9959"/>
                <w:sz w:val="14"/>
                <w:szCs w:val="14"/>
                <w:rtl w:val="0"/>
              </w:rPr>
              <w:t xml:space="preserve">PHASE 2</w:t>
            </w:r>
            <w:r w:rsidDel="00000000" w:rsidR="00000000" w:rsidRPr="00000000">
              <w:rPr>
                <w:rtl w:val="0"/>
              </w:rPr>
            </w:r>
          </w:p>
          <w:p w:rsidR="00000000" w:rsidDel="00000000" w:rsidP="00000000" w:rsidRDefault="00000000" w:rsidRPr="00000000" w14:paraId="00000161">
            <w:pPr>
              <w:spacing w:after="40" w:lineRule="auto"/>
              <w:rPr/>
            </w:pPr>
            <w:r w:rsidDel="00000000" w:rsidR="00000000" w:rsidRPr="00000000">
              <w:rPr>
                <w:rFonts w:ascii="Georgia" w:cs="Georgia" w:eastAsia="Georgia" w:hAnsi="Georgia"/>
                <w:b w:val="1"/>
                <w:bCs w:val="1"/>
                <w:color w:val="1a9959"/>
                <w:sz w:val="26"/>
                <w:szCs w:val="26"/>
                <w:rtl w:val="0"/>
              </w:rPr>
              <w:t xml:space="preserve">DISCOVERY</w:t>
            </w:r>
            <w:r w:rsidDel="00000000" w:rsidR="00000000" w:rsidRPr="00000000">
              <w:rPr>
                <w:rtl w:val="0"/>
              </w:rPr>
            </w:r>
          </w:p>
          <w:p w:rsidR="00000000" w:rsidDel="00000000" w:rsidP="00000000" w:rsidRDefault="00000000" w:rsidRPr="00000000" w14:paraId="00000162">
            <w:pPr>
              <w:spacing w:after="60" w:lineRule="auto"/>
              <w:rPr/>
            </w:pPr>
            <w:r w:rsidDel="00000000" w:rsidR="00000000" w:rsidRPr="00000000">
              <w:rPr>
                <w:rFonts w:ascii="Consolas" w:cs="Consolas" w:eastAsia="Consolas" w:hAnsi="Consolas"/>
                <w:color w:val="52525b"/>
                <w:sz w:val="16"/>
                <w:szCs w:val="16"/>
                <w:rtl w:val="0"/>
              </w:rPr>
              <w:t xml:space="preserve">Jun – Jul 2026</w:t>
            </w:r>
            <w:r w:rsidDel="00000000" w:rsidR="00000000" w:rsidRPr="00000000">
              <w:rPr>
                <w:rtl w:val="0"/>
              </w:rPr>
            </w:r>
          </w:p>
          <w:p w:rsidR="00000000" w:rsidDel="00000000" w:rsidP="00000000" w:rsidRDefault="00000000" w:rsidRPr="00000000" w14:paraId="00000163">
            <w:pPr>
              <w:spacing w:after="40" w:lineRule="auto"/>
              <w:rPr/>
            </w:pPr>
            <w:r w:rsidDel="00000000" w:rsidR="00000000" w:rsidRPr="00000000">
              <w:rPr>
                <w:rFonts w:ascii="Calibri" w:cs="Calibri" w:eastAsia="Calibri" w:hAnsi="Calibri"/>
                <w:b w:val="1"/>
                <w:bCs w:val="1"/>
                <w:color w:val="18181b"/>
                <w:sz w:val="20"/>
                <w:szCs w:val="20"/>
                <w:rtl w:val="0"/>
              </w:rPr>
              <w:t xml:space="preserve">Onsite Toronto + Remote</w:t>
            </w:r>
            <w:r w:rsidDel="00000000" w:rsidR="00000000" w:rsidRPr="00000000">
              <w:rPr>
                <w:rtl w:val="0"/>
              </w:rPr>
            </w:r>
          </w:p>
          <w:p w:rsidR="00000000" w:rsidDel="00000000" w:rsidP="00000000" w:rsidRDefault="00000000" w:rsidRPr="00000000" w14:paraId="00000164">
            <w:pPr>
              <w:spacing w:after="160" w:lineRule="auto"/>
              <w:rPr/>
            </w:pPr>
            <w:r w:rsidDel="00000000" w:rsidR="00000000" w:rsidRPr="00000000">
              <w:rPr>
                <w:color w:val="52525b"/>
                <w:rtl w:val="0"/>
              </w:rPr>
              <w:t xml:space="preserve">The Discovery phase translates structured inputs into validated operational understanding. Through on-site observation, stakeholder interviews, and workflow validation, this phase identifies where value is created, where friction accumulates, and where transformation should be focused.</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240" w:right="0" w:hanging="360"/>
              <w:jc w:val="left"/>
              <w:rPr/>
            </w:pPr>
            <w:r w:rsidDel="00000000" w:rsidR="00000000" w:rsidRPr="00000000">
              <w:rPr>
                <w:color w:val="52525b"/>
                <w:sz w:val="20"/>
                <w:szCs w:val="20"/>
                <w:rtl w:val="0"/>
              </w:rPr>
              <w:t xml:space="preserve">Conduct kickoff and align Discovery agenda</w:t>
            </w:r>
          </w:p>
          <w:p w:rsidR="00000000" w:rsidDel="00000000" w:rsidP="00000000" w:rsidRDefault="00000000" w:rsidRPr="00000000" w14:paraId="000001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240" w:right="0" w:hanging="360"/>
              <w:jc w:val="left"/>
              <w:rPr/>
            </w:pPr>
            <w:r w:rsidDel="00000000" w:rsidR="00000000" w:rsidRPr="00000000">
              <w:rPr>
                <w:color w:val="52525b"/>
                <w:sz w:val="20"/>
                <w:szCs w:val="20"/>
                <w:rtl w:val="0"/>
              </w:rPr>
              <w:t xml:space="preserve">Execute leadership and functional interviews</w:t>
            </w:r>
          </w:p>
          <w:p w:rsidR="00000000" w:rsidDel="00000000" w:rsidP="00000000" w:rsidRDefault="00000000" w:rsidRPr="00000000" w14:paraId="000001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240" w:right="0" w:hanging="360"/>
              <w:jc w:val="left"/>
              <w:rPr/>
            </w:pPr>
            <w:r w:rsidDel="00000000" w:rsidR="00000000" w:rsidRPr="00000000">
              <w:rPr>
                <w:color w:val="52525b"/>
                <w:sz w:val="20"/>
                <w:szCs w:val="20"/>
                <w:rtl w:val="0"/>
              </w:rPr>
              <w:t xml:space="preserve">Observe operations on-site (core workflows)</w:t>
            </w:r>
          </w:p>
          <w:p w:rsidR="00000000" w:rsidDel="00000000" w:rsidP="00000000" w:rsidRDefault="00000000" w:rsidRPr="00000000" w14:paraId="000001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240" w:right="0" w:hanging="360"/>
              <w:jc w:val="left"/>
              <w:rPr/>
            </w:pPr>
            <w:r w:rsidDel="00000000" w:rsidR="00000000" w:rsidRPr="00000000">
              <w:rPr>
                <w:color w:val="52525b"/>
                <w:sz w:val="20"/>
                <w:szCs w:val="20"/>
                <w:rtl w:val="0"/>
              </w:rPr>
              <w:t xml:space="preserve">Validate workflows, systems, and decision-making</w:t>
            </w:r>
          </w:p>
          <w:p w:rsidR="00000000" w:rsidDel="00000000" w:rsidP="00000000" w:rsidRDefault="00000000" w:rsidRPr="00000000" w14:paraId="000001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240" w:right="0" w:hanging="360"/>
              <w:jc w:val="left"/>
              <w:rPr/>
            </w:pPr>
            <w:r w:rsidDel="00000000" w:rsidR="00000000" w:rsidRPr="00000000">
              <w:rPr>
                <w:color w:val="52525b"/>
                <w:sz w:val="20"/>
                <w:szCs w:val="20"/>
                <w:rtl w:val="0"/>
              </w:rPr>
              <w:t xml:space="preserve">Identify gaps, redundancies, and breakdowns</w:t>
            </w:r>
          </w:p>
          <w:p w:rsidR="00000000" w:rsidDel="00000000" w:rsidP="00000000" w:rsidRDefault="00000000" w:rsidRPr="00000000" w14:paraId="000001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240" w:right="0" w:hanging="360"/>
              <w:jc w:val="left"/>
              <w:rPr/>
            </w:pPr>
            <w:r w:rsidDel="00000000" w:rsidR="00000000" w:rsidRPr="00000000">
              <w:rPr>
                <w:color w:val="52525b"/>
                <w:sz w:val="20"/>
                <w:szCs w:val="20"/>
                <w:rtl w:val="0"/>
              </w:rPr>
              <w:t xml:space="preserve">Consolidate findings and validate with leadership</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right="0"/>
              <w:jc w:val="left"/>
              <w:rPr>
                <w:color w:val="52525b"/>
                <w:sz w:val="20"/>
                <w:szCs w:val="20"/>
              </w:rPr>
            </w:pPr>
            <w:r w:rsidDel="00000000" w:rsidR="00000000" w:rsidRPr="00000000">
              <w:rPr>
                <w:rtl w:val="0"/>
              </w:rPr>
            </w:r>
          </w:p>
          <w:p w:rsidR="00000000" w:rsidDel="00000000" w:rsidP="00000000" w:rsidRDefault="00000000" w:rsidRPr="00000000" w14:paraId="0000016C">
            <w:pPr>
              <w:spacing w:after="40" w:lineRule="auto"/>
              <w:rPr>
                <w:color w:val="52525b"/>
                <w:sz w:val="20"/>
                <w:szCs w:val="20"/>
              </w:rPr>
            </w:pPr>
            <w:r w:rsidDel="00000000" w:rsidR="00000000" w:rsidRPr="00000000">
              <w:rPr>
                <w:color w:val="52525b"/>
                <w:sz w:val="20"/>
                <w:szCs w:val="20"/>
                <w:rtl w:val="0"/>
              </w:rPr>
              <w:t xml:space="preserve">[link to full phase breakdown]</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right="0"/>
              <w:jc w:val="left"/>
              <w:rPr>
                <w:color w:val="52525b"/>
                <w:sz w:val="20"/>
                <w:szCs w:val="20"/>
              </w:rPr>
            </w:pPr>
            <w:r w:rsidDel="00000000" w:rsidR="00000000" w:rsidRPr="00000000">
              <w:rPr>
                <w:rtl w:val="0"/>
              </w:rPr>
            </w:r>
          </w:p>
        </w:tc>
      </w:tr>
    </w:tbl>
    <w:p w:rsidR="00000000" w:rsidDel="00000000" w:rsidP="00000000" w:rsidRDefault="00000000" w:rsidRPr="00000000" w14:paraId="0000016E">
      <w:pPr>
        <w:spacing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a7ae6" w:space="0" w:sz="4" w:val="single"/>
              <w:left w:color="cccccc" w:space="0" w:sz="4" w:val="single"/>
              <w:bottom w:color="cccccc" w:space="0" w:sz="4" w:val="single"/>
              <w:right w:color="cccccc" w:space="0" w:sz="4" w:val="single"/>
            </w:tcBorders>
            <w:tcMar>
              <w:top w:w="160.0" w:type="dxa"/>
              <w:left w:w="200.0" w:type="dxa"/>
              <w:bottom w:w="160.0" w:type="dxa"/>
              <w:right w:w="200.0" w:type="dxa"/>
            </w:tcMar>
          </w:tcPr>
          <w:p w:rsidR="00000000" w:rsidDel="00000000" w:rsidP="00000000" w:rsidRDefault="00000000" w:rsidRPr="00000000" w14:paraId="0000016F">
            <w:pPr>
              <w:spacing w:after="20" w:lineRule="auto"/>
              <w:rPr/>
            </w:pPr>
            <w:r w:rsidDel="00000000" w:rsidR="00000000" w:rsidRPr="00000000">
              <w:rPr>
                <w:rFonts w:ascii="Consolas" w:cs="Consolas" w:eastAsia="Consolas" w:hAnsi="Consolas"/>
                <w:b w:val="1"/>
                <w:bCs w:val="1"/>
                <w:color w:val="7a7ae6"/>
                <w:sz w:val="14"/>
                <w:szCs w:val="14"/>
                <w:rtl w:val="0"/>
              </w:rPr>
              <w:t xml:space="preserve">PHASE 3</w:t>
            </w:r>
            <w:r w:rsidDel="00000000" w:rsidR="00000000" w:rsidRPr="00000000">
              <w:rPr>
                <w:rtl w:val="0"/>
              </w:rPr>
            </w:r>
          </w:p>
          <w:p w:rsidR="00000000" w:rsidDel="00000000" w:rsidP="00000000" w:rsidRDefault="00000000" w:rsidRPr="00000000" w14:paraId="00000170">
            <w:pPr>
              <w:spacing w:after="40" w:lineRule="auto"/>
              <w:rPr/>
            </w:pPr>
            <w:r w:rsidDel="00000000" w:rsidR="00000000" w:rsidRPr="00000000">
              <w:rPr>
                <w:rFonts w:ascii="Georgia" w:cs="Georgia" w:eastAsia="Georgia" w:hAnsi="Georgia"/>
                <w:b w:val="1"/>
                <w:bCs w:val="1"/>
                <w:color w:val="7a7ae6"/>
                <w:sz w:val="26"/>
                <w:szCs w:val="26"/>
                <w:rtl w:val="0"/>
              </w:rPr>
              <w:t xml:space="preserve">IMPLEMENTATION</w:t>
            </w:r>
            <w:r w:rsidDel="00000000" w:rsidR="00000000" w:rsidRPr="00000000">
              <w:rPr>
                <w:rtl w:val="0"/>
              </w:rPr>
            </w:r>
          </w:p>
          <w:p w:rsidR="00000000" w:rsidDel="00000000" w:rsidP="00000000" w:rsidRDefault="00000000" w:rsidRPr="00000000" w14:paraId="00000171">
            <w:pPr>
              <w:spacing w:after="60" w:lineRule="auto"/>
              <w:rPr/>
            </w:pPr>
            <w:r w:rsidDel="00000000" w:rsidR="00000000" w:rsidRPr="00000000">
              <w:rPr>
                <w:rFonts w:ascii="Consolas" w:cs="Consolas" w:eastAsia="Consolas" w:hAnsi="Consolas"/>
                <w:color w:val="52525b"/>
                <w:sz w:val="16"/>
                <w:szCs w:val="16"/>
                <w:rtl w:val="0"/>
              </w:rPr>
              <w:t xml:space="preserve">Aug – Oct 2026</w:t>
            </w:r>
            <w:r w:rsidDel="00000000" w:rsidR="00000000" w:rsidRPr="00000000">
              <w:rPr>
                <w:rtl w:val="0"/>
              </w:rPr>
            </w:r>
          </w:p>
          <w:p w:rsidR="00000000" w:rsidDel="00000000" w:rsidP="00000000" w:rsidRDefault="00000000" w:rsidRPr="00000000" w14:paraId="00000172">
            <w:pPr>
              <w:spacing w:after="40" w:lineRule="auto"/>
              <w:rPr/>
            </w:pPr>
            <w:r w:rsidDel="00000000" w:rsidR="00000000" w:rsidRPr="00000000">
              <w:rPr>
                <w:rFonts w:ascii="Calibri" w:cs="Calibri" w:eastAsia="Calibri" w:hAnsi="Calibri"/>
                <w:b w:val="1"/>
                <w:bCs w:val="1"/>
                <w:color w:val="18181b"/>
                <w:sz w:val="20"/>
                <w:szCs w:val="20"/>
                <w:rtl w:val="0"/>
              </w:rPr>
              <w:t xml:space="preserve">Hybrid</w:t>
            </w:r>
            <w:r w:rsidDel="00000000" w:rsidR="00000000" w:rsidRPr="00000000">
              <w:rPr>
                <w:rtl w:val="0"/>
              </w:rPr>
            </w:r>
          </w:p>
          <w:p w:rsidR="00000000" w:rsidDel="00000000" w:rsidP="00000000" w:rsidRDefault="00000000" w:rsidRPr="00000000" w14:paraId="00000173">
            <w:pPr>
              <w:spacing w:after="160" w:lineRule="auto"/>
              <w:rPr>
                <w:color w:val="52525b"/>
              </w:rPr>
            </w:pPr>
            <w:r w:rsidDel="00000000" w:rsidR="00000000" w:rsidRPr="00000000">
              <w:rPr>
                <w:color w:val="52525b"/>
                <w:rtl w:val="0"/>
              </w:rPr>
              <w:t xml:space="preserve">The Implementation phase activates the transformation roadmap defined during Discovery. At this stage, the Digital Backbone is built in practice — redesigning workflows, connecting systems, and embedding new ways of operating across the organization.</w:t>
            </w:r>
          </w:p>
          <w:p w:rsidR="00000000" w:rsidDel="00000000" w:rsidP="00000000" w:rsidRDefault="00000000" w:rsidRPr="00000000" w14:paraId="00000174">
            <w:pPr>
              <w:spacing w:after="160" w:lineRule="auto"/>
              <w:rPr>
                <w:color w:val="52525b"/>
              </w:rPr>
            </w:pPr>
            <w:r w:rsidDel="00000000" w:rsidR="00000000" w:rsidRPr="00000000">
              <w:rPr>
                <w:color w:val="52525b"/>
                <w:rtl w:val="0"/>
              </w:rPr>
              <w:t xml:space="preserve">The exact scope, sequencing, and priorities of this phase are defined based on the validated findings and roadmap produced in Discovery.</w:t>
            </w:r>
          </w:p>
          <w:p w:rsidR="00000000" w:rsidDel="00000000" w:rsidP="00000000" w:rsidRDefault="00000000" w:rsidRPr="00000000" w14:paraId="00000175">
            <w:pPr>
              <w:spacing w:after="160" w:lineRule="auto"/>
              <w:rPr>
                <w:color w:val="52525b"/>
              </w:rPr>
            </w:pPr>
            <w:r w:rsidDel="00000000" w:rsidR="00000000" w:rsidRPr="00000000">
              <w:rPr>
                <w:color w:val="52525b"/>
                <w:rtl w:val="0"/>
              </w:rPr>
              <w:t xml:space="preserve">Key Milestones</w:t>
            </w:r>
          </w:p>
          <w:p w:rsidR="00000000" w:rsidDel="00000000" w:rsidP="00000000" w:rsidRDefault="00000000" w:rsidRPr="00000000" w14:paraId="00000176">
            <w:pPr>
              <w:numPr>
                <w:ilvl w:val="0"/>
                <w:numId w:val="4"/>
              </w:numPr>
              <w:spacing w:after="0" w:afterAutospacing="0" w:lineRule="auto"/>
              <w:ind w:left="720" w:hanging="360"/>
              <w:rPr>
                <w:color w:val="52525b"/>
                <w:u w:val="none"/>
              </w:rPr>
            </w:pPr>
            <w:r w:rsidDel="00000000" w:rsidR="00000000" w:rsidRPr="00000000">
              <w:rPr>
                <w:color w:val="52525b"/>
                <w:rtl w:val="0"/>
              </w:rPr>
              <w:t xml:space="preserve">Prioritized initiatives based on Discovery outputs</w:t>
            </w:r>
          </w:p>
          <w:p w:rsidR="00000000" w:rsidDel="00000000" w:rsidP="00000000" w:rsidRDefault="00000000" w:rsidRPr="00000000" w14:paraId="00000177">
            <w:pPr>
              <w:numPr>
                <w:ilvl w:val="0"/>
                <w:numId w:val="4"/>
              </w:numPr>
              <w:spacing w:after="0" w:afterAutospacing="0" w:lineRule="auto"/>
              <w:ind w:left="720" w:hanging="360"/>
              <w:rPr>
                <w:color w:val="52525b"/>
                <w:u w:val="none"/>
              </w:rPr>
            </w:pPr>
            <w:r w:rsidDel="00000000" w:rsidR="00000000" w:rsidRPr="00000000">
              <w:rPr>
                <w:color w:val="52525b"/>
                <w:rtl w:val="0"/>
              </w:rPr>
              <w:t xml:space="preserve">Workflow redesign and system activation</w:t>
            </w:r>
          </w:p>
          <w:p w:rsidR="00000000" w:rsidDel="00000000" w:rsidP="00000000" w:rsidRDefault="00000000" w:rsidRPr="00000000" w14:paraId="00000178">
            <w:pPr>
              <w:numPr>
                <w:ilvl w:val="0"/>
                <w:numId w:val="4"/>
              </w:numPr>
              <w:spacing w:after="0" w:afterAutospacing="0" w:lineRule="auto"/>
              <w:ind w:left="720" w:hanging="360"/>
              <w:rPr>
                <w:color w:val="52525b"/>
                <w:u w:val="none"/>
              </w:rPr>
            </w:pPr>
            <w:r w:rsidDel="00000000" w:rsidR="00000000" w:rsidRPr="00000000">
              <w:rPr>
                <w:color w:val="52525b"/>
                <w:rtl w:val="0"/>
              </w:rPr>
              <w:t xml:space="preserve">Integration across tools, data, and teams</w:t>
            </w:r>
          </w:p>
          <w:p w:rsidR="00000000" w:rsidDel="00000000" w:rsidP="00000000" w:rsidRDefault="00000000" w:rsidRPr="00000000" w14:paraId="00000179">
            <w:pPr>
              <w:numPr>
                <w:ilvl w:val="0"/>
                <w:numId w:val="4"/>
              </w:numPr>
              <w:spacing w:after="160" w:lineRule="auto"/>
              <w:ind w:left="720" w:hanging="360"/>
              <w:rPr>
                <w:color w:val="52525b"/>
                <w:u w:val="none"/>
              </w:rPr>
            </w:pPr>
            <w:r w:rsidDel="00000000" w:rsidR="00000000" w:rsidRPr="00000000">
              <w:rPr>
                <w:color w:val="52525b"/>
                <w:rtl w:val="0"/>
              </w:rPr>
              <w:t xml:space="preserve">Rollout of new operating model</w:t>
            </w:r>
          </w:p>
          <w:p w:rsidR="00000000" w:rsidDel="00000000" w:rsidP="00000000" w:rsidRDefault="00000000" w:rsidRPr="00000000" w14:paraId="0000017A">
            <w:pPr>
              <w:spacing w:after="160" w:lineRule="auto"/>
              <w:rPr>
                <w:color w:val="52525b"/>
              </w:rPr>
            </w:pPr>
            <w:r w:rsidDel="00000000" w:rsidR="00000000" w:rsidRPr="00000000">
              <w:rPr>
                <w:color w:val="52525b"/>
                <w:rtl w:val="0"/>
              </w:rPr>
              <w:t xml:space="preserve">Governance and performance tracking established</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Activated platforms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Built automations</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Trained champions</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Measurable KPIs</w:t>
            </w:r>
            <w:r w:rsidDel="00000000" w:rsidR="00000000" w:rsidRPr="00000000">
              <w:rPr>
                <w:rtl w:val="0"/>
              </w:rPr>
            </w:r>
          </w:p>
        </w:tc>
      </w:tr>
    </w:tbl>
    <w:p w:rsidR="00000000" w:rsidDel="00000000" w:rsidP="00000000" w:rsidRDefault="00000000" w:rsidRPr="00000000" w14:paraId="0000017F">
      <w:pPr>
        <w:spacing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5309" w:space="0" w:sz="4" w:val="single"/>
              <w:left w:color="cccccc" w:space="0" w:sz="4" w:val="single"/>
              <w:bottom w:color="cccccc" w:space="0" w:sz="4" w:val="single"/>
              <w:right w:color="cccccc" w:space="0" w:sz="4" w:val="single"/>
            </w:tcBorders>
            <w:tcMar>
              <w:top w:w="160.0" w:type="dxa"/>
              <w:left w:w="200.0" w:type="dxa"/>
              <w:bottom w:w="160.0" w:type="dxa"/>
              <w:right w:w="200.0" w:type="dxa"/>
            </w:tcMar>
          </w:tcPr>
          <w:p w:rsidR="00000000" w:rsidDel="00000000" w:rsidP="00000000" w:rsidRDefault="00000000" w:rsidRPr="00000000" w14:paraId="00000180">
            <w:pPr>
              <w:spacing w:after="20" w:lineRule="auto"/>
              <w:rPr/>
            </w:pPr>
            <w:r w:rsidDel="00000000" w:rsidR="00000000" w:rsidRPr="00000000">
              <w:rPr>
                <w:rFonts w:ascii="Consolas" w:cs="Consolas" w:eastAsia="Consolas" w:hAnsi="Consolas"/>
                <w:b w:val="1"/>
                <w:bCs w:val="1"/>
                <w:color w:val="b45309"/>
                <w:sz w:val="14"/>
                <w:szCs w:val="14"/>
                <w:rtl w:val="0"/>
              </w:rPr>
              <w:t xml:space="preserve">PHASE 4</w:t>
            </w:r>
            <w:r w:rsidDel="00000000" w:rsidR="00000000" w:rsidRPr="00000000">
              <w:rPr>
                <w:rtl w:val="0"/>
              </w:rPr>
            </w:r>
          </w:p>
          <w:p w:rsidR="00000000" w:rsidDel="00000000" w:rsidP="00000000" w:rsidRDefault="00000000" w:rsidRPr="00000000" w14:paraId="00000181">
            <w:pPr>
              <w:spacing w:after="40" w:lineRule="auto"/>
              <w:rPr/>
            </w:pPr>
            <w:r w:rsidDel="00000000" w:rsidR="00000000" w:rsidRPr="00000000">
              <w:rPr>
                <w:rFonts w:ascii="Georgia" w:cs="Georgia" w:eastAsia="Georgia" w:hAnsi="Georgia"/>
                <w:b w:val="1"/>
                <w:bCs w:val="1"/>
                <w:color w:val="b45309"/>
                <w:sz w:val="26"/>
                <w:szCs w:val="26"/>
                <w:rtl w:val="0"/>
              </w:rPr>
              <w:t xml:space="preserve">STABILIZATION &amp; OPTIMIZATION</w:t>
            </w:r>
            <w:r w:rsidDel="00000000" w:rsidR="00000000" w:rsidRPr="00000000">
              <w:rPr>
                <w:rtl w:val="0"/>
              </w:rPr>
            </w:r>
          </w:p>
          <w:p w:rsidR="00000000" w:rsidDel="00000000" w:rsidP="00000000" w:rsidRDefault="00000000" w:rsidRPr="00000000" w14:paraId="00000182">
            <w:pPr>
              <w:spacing w:after="60" w:lineRule="auto"/>
              <w:rPr/>
            </w:pPr>
            <w:r w:rsidDel="00000000" w:rsidR="00000000" w:rsidRPr="00000000">
              <w:rPr>
                <w:rFonts w:ascii="Consolas" w:cs="Consolas" w:eastAsia="Consolas" w:hAnsi="Consolas"/>
                <w:color w:val="52525b"/>
                <w:sz w:val="16"/>
                <w:szCs w:val="16"/>
                <w:rtl w:val="0"/>
              </w:rPr>
              <w:t xml:space="preserve">Nov 2026+</w:t>
            </w:r>
            <w:r w:rsidDel="00000000" w:rsidR="00000000" w:rsidRPr="00000000">
              <w:rPr>
                <w:rtl w:val="0"/>
              </w:rPr>
            </w:r>
          </w:p>
          <w:p w:rsidR="00000000" w:rsidDel="00000000" w:rsidP="00000000" w:rsidRDefault="00000000" w:rsidRPr="00000000" w14:paraId="00000183">
            <w:pPr>
              <w:spacing w:after="40" w:lineRule="auto"/>
              <w:rPr>
                <w:rFonts w:ascii="Calibri" w:cs="Calibri" w:eastAsia="Calibri" w:hAnsi="Calibri"/>
                <w:b w:val="1"/>
                <w:bCs w:val="1"/>
                <w:color w:val="18181b"/>
                <w:sz w:val="20"/>
                <w:szCs w:val="20"/>
              </w:rPr>
            </w:pPr>
            <w:r w:rsidDel="00000000" w:rsidR="00000000" w:rsidRPr="00000000">
              <w:rPr>
                <w:rFonts w:ascii="Calibri" w:cs="Calibri" w:eastAsia="Calibri" w:hAnsi="Calibri"/>
                <w:b w:val="1"/>
                <w:bCs w:val="1"/>
                <w:color w:val="18181b"/>
                <w:sz w:val="20"/>
                <w:szCs w:val="20"/>
                <w:rtl w:val="0"/>
              </w:rPr>
              <w:t xml:space="preserve">Remote</w:t>
            </w:r>
          </w:p>
          <w:p w:rsidR="00000000" w:rsidDel="00000000" w:rsidP="00000000" w:rsidRDefault="00000000" w:rsidRPr="00000000" w14:paraId="00000184">
            <w:pPr>
              <w:spacing w:after="40" w:lineRule="auto"/>
              <w:rPr>
                <w:b w:val="1"/>
                <w:bCs w:val="1"/>
                <w:color w:val="18181b"/>
                <w:sz w:val="20"/>
                <w:szCs w:val="20"/>
              </w:rPr>
            </w:pPr>
            <w:r w:rsidDel="00000000" w:rsidR="00000000" w:rsidRPr="00000000">
              <w:rPr>
                <w:rtl w:val="0"/>
              </w:rPr>
            </w:r>
          </w:p>
          <w:p w:rsidR="00000000" w:rsidDel="00000000" w:rsidP="00000000" w:rsidRDefault="00000000" w:rsidRPr="00000000" w14:paraId="00000185">
            <w:pPr>
              <w:spacing w:after="160" w:lineRule="auto"/>
              <w:rPr/>
            </w:pPr>
            <w:r w:rsidDel="00000000" w:rsidR="00000000" w:rsidRPr="00000000">
              <w:rPr>
                <w:color w:val="52525b"/>
                <w:rtl w:val="0"/>
              </w:rPr>
              <w:t xml:space="preserve">Workflows are implemented, systems are connected, and the Digital Backbone is embedded into day-to-day operations. The focus is not only on execution — but on ensuring that the new operating model performs consistently and improves over time.</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Adoption monitoring</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Optimization recs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Quarterly reviews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Knowledge transfer</w:t>
            </w:r>
            <w:r w:rsidDel="00000000" w:rsidR="00000000" w:rsidRPr="00000000">
              <w:rPr>
                <w:rtl w:val="0"/>
              </w:rPr>
            </w:r>
          </w:p>
        </w:tc>
      </w:tr>
    </w:tbl>
    <w:p w:rsidR="00000000" w:rsidDel="00000000" w:rsidP="00000000" w:rsidRDefault="00000000" w:rsidRPr="00000000" w14:paraId="0000018A">
      <w:pPr>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5309" w:space="0" w:sz="4" w:val="single"/>
              <w:left w:color="cccccc" w:space="0" w:sz="4" w:val="single"/>
              <w:bottom w:color="cccccc" w:space="0" w:sz="4" w:val="single"/>
              <w:right w:color="cccccc" w:space="0" w:sz="4" w:val="single"/>
            </w:tcBorders>
            <w:tcMar>
              <w:top w:w="160.0" w:type="dxa"/>
              <w:left w:w="200.0" w:type="dxa"/>
              <w:bottom w:w="160.0" w:type="dxa"/>
              <w:right w:w="200.0" w:type="dxa"/>
            </w:tcMar>
          </w:tcPr>
          <w:p w:rsidR="00000000" w:rsidDel="00000000" w:rsidP="00000000" w:rsidRDefault="00000000" w:rsidRPr="00000000" w14:paraId="0000018B">
            <w:pPr>
              <w:spacing w:after="20" w:lineRule="auto"/>
              <w:rPr/>
            </w:pPr>
            <w:r w:rsidDel="00000000" w:rsidR="00000000" w:rsidRPr="00000000">
              <w:rPr>
                <w:rFonts w:ascii="Consolas" w:cs="Consolas" w:eastAsia="Consolas" w:hAnsi="Consolas"/>
                <w:b w:val="1"/>
                <w:bCs w:val="1"/>
                <w:color w:val="b45309"/>
                <w:sz w:val="14"/>
                <w:szCs w:val="14"/>
                <w:rtl w:val="0"/>
              </w:rPr>
              <w:t xml:space="preserve">PHASE X</w:t>
            </w:r>
            <w:r w:rsidDel="00000000" w:rsidR="00000000" w:rsidRPr="00000000">
              <w:rPr>
                <w:rtl w:val="0"/>
              </w:rPr>
            </w:r>
          </w:p>
          <w:p w:rsidR="00000000" w:rsidDel="00000000" w:rsidP="00000000" w:rsidRDefault="00000000" w:rsidRPr="00000000" w14:paraId="0000018C">
            <w:pPr>
              <w:spacing w:after="40" w:lineRule="auto"/>
              <w:rPr/>
            </w:pPr>
            <w:r w:rsidDel="00000000" w:rsidR="00000000" w:rsidRPr="00000000">
              <w:rPr>
                <w:rFonts w:ascii="Georgia" w:cs="Georgia" w:eastAsia="Georgia" w:hAnsi="Georgia"/>
                <w:b w:val="1"/>
                <w:bCs w:val="1"/>
                <w:color w:val="b45309"/>
                <w:sz w:val="26"/>
                <w:szCs w:val="26"/>
                <w:rtl w:val="0"/>
              </w:rPr>
              <w:t xml:space="preserve">CHANGE ENABLEMENT</w:t>
            </w:r>
            <w:r w:rsidDel="00000000" w:rsidR="00000000" w:rsidRPr="00000000">
              <w:rPr>
                <w:rtl w:val="0"/>
              </w:rPr>
            </w:r>
          </w:p>
          <w:p w:rsidR="00000000" w:rsidDel="00000000" w:rsidP="00000000" w:rsidRDefault="00000000" w:rsidRPr="00000000" w14:paraId="0000018D">
            <w:pPr>
              <w:spacing w:after="60" w:lineRule="auto"/>
              <w:rPr/>
            </w:pPr>
            <w:r w:rsidDel="00000000" w:rsidR="00000000" w:rsidRPr="00000000">
              <w:rPr>
                <w:rFonts w:ascii="Consolas" w:cs="Consolas" w:eastAsia="Consolas" w:hAnsi="Consolas"/>
                <w:color w:val="52525b"/>
                <w:sz w:val="16"/>
                <w:szCs w:val="16"/>
                <w:rtl w:val="0"/>
              </w:rPr>
              <w:t xml:space="preserve">Nov 2026+</w:t>
            </w:r>
            <w:r w:rsidDel="00000000" w:rsidR="00000000" w:rsidRPr="00000000">
              <w:rPr>
                <w:rtl w:val="0"/>
              </w:rPr>
            </w:r>
          </w:p>
          <w:p w:rsidR="00000000" w:rsidDel="00000000" w:rsidP="00000000" w:rsidRDefault="00000000" w:rsidRPr="00000000" w14:paraId="0000018E">
            <w:pPr>
              <w:spacing w:after="40" w:lineRule="auto"/>
              <w:rPr/>
            </w:pPr>
            <w:r w:rsidDel="00000000" w:rsidR="00000000" w:rsidRPr="00000000">
              <w:rPr>
                <w:b w:val="1"/>
                <w:bCs w:val="1"/>
                <w:color w:val="18181b"/>
                <w:sz w:val="20"/>
                <w:szCs w:val="20"/>
                <w:rtl w:val="0"/>
              </w:rPr>
              <w:t xml:space="preserve">Remote</w:t>
            </w:r>
            <w:r w:rsidDel="00000000" w:rsidR="00000000" w:rsidRPr="00000000">
              <w:rPr>
                <w:rtl w:val="0"/>
              </w:rPr>
            </w:r>
          </w:p>
          <w:p w:rsidR="00000000" w:rsidDel="00000000" w:rsidP="00000000" w:rsidRDefault="00000000" w:rsidRPr="00000000" w14:paraId="0000018F">
            <w:pPr>
              <w:spacing w:after="160" w:lineRule="auto"/>
              <w:rPr>
                <w:color w:val="52525b"/>
              </w:rPr>
            </w:pPr>
            <w:r w:rsidDel="00000000" w:rsidR="00000000" w:rsidRPr="00000000">
              <w:rPr>
                <w:color w:val="52525b"/>
                <w:rtl w:val="0"/>
              </w:rPr>
              <w:t xml:space="preserve">Transformation does not happen through design alone — it happens through adoption.</w:t>
            </w:r>
          </w:p>
          <w:p w:rsidR="00000000" w:rsidDel="00000000" w:rsidP="00000000" w:rsidRDefault="00000000" w:rsidRPr="00000000" w14:paraId="00000190">
            <w:pPr>
              <w:spacing w:after="160" w:lineRule="auto"/>
              <w:rPr>
                <w:color w:val="52525b"/>
              </w:rPr>
            </w:pPr>
            <w:r w:rsidDel="00000000" w:rsidR="00000000" w:rsidRPr="00000000">
              <w:rPr>
                <w:color w:val="52525b"/>
                <w:rtl w:val="0"/>
              </w:rPr>
              <w:t xml:space="preserve">This layer runs across the entire engagement, ensuring alignment, clarity, and engagement at every stage. It supports how the transformation is understood, communicated, and embedded within the organization.</w:t>
            </w:r>
          </w:p>
          <w:p w:rsidR="00000000" w:rsidDel="00000000" w:rsidP="00000000" w:rsidRDefault="00000000" w:rsidRPr="00000000" w14:paraId="00000191">
            <w:pPr>
              <w:spacing w:after="160" w:lineRule="auto"/>
              <w:rPr>
                <w:color w:val="52525b"/>
              </w:rPr>
            </w:pPr>
            <w:r w:rsidDel="00000000" w:rsidR="00000000" w:rsidRPr="00000000">
              <w:rPr>
                <w:color w:val="52525b"/>
                <w:rtl w:val="0"/>
              </w:rPr>
              <w:t xml:space="preserve">From early stakeholder alignment to ongoing communication and reinforcement, this phase ensures that changes are not only implemented — but sustained.</w:t>
            </w:r>
          </w:p>
          <w:p w:rsidR="00000000" w:rsidDel="00000000" w:rsidP="00000000" w:rsidRDefault="00000000" w:rsidRPr="00000000" w14:paraId="00000192">
            <w:pPr>
              <w:spacing w:after="160" w:lineRule="auto"/>
              <w:rPr>
                <w:color w:val="52525b"/>
              </w:rPr>
            </w:pPr>
            <w:r w:rsidDel="00000000" w:rsidR="00000000" w:rsidRPr="00000000">
              <w:rPr>
                <w:rtl w:val="0"/>
              </w:rPr>
            </w:r>
          </w:p>
          <w:p w:rsidR="00000000" w:rsidDel="00000000" w:rsidP="00000000" w:rsidRDefault="00000000" w:rsidRPr="00000000" w14:paraId="00000193">
            <w:pPr>
              <w:spacing w:after="160" w:lineRule="auto"/>
              <w:rPr>
                <w:color w:val="52525b"/>
              </w:rPr>
            </w:pPr>
            <w:r w:rsidDel="00000000" w:rsidR="00000000" w:rsidRPr="00000000">
              <w:rPr>
                <w:color w:val="52525b"/>
                <w:rtl w:val="0"/>
              </w:rPr>
              <w:t xml:space="preserve">Key Milestones</w:t>
            </w:r>
          </w:p>
          <w:p w:rsidR="00000000" w:rsidDel="00000000" w:rsidP="00000000" w:rsidRDefault="00000000" w:rsidRPr="00000000" w14:paraId="00000194">
            <w:pPr>
              <w:numPr>
                <w:ilvl w:val="0"/>
                <w:numId w:val="14"/>
              </w:numPr>
              <w:spacing w:after="0" w:afterAutospacing="0" w:lineRule="auto"/>
              <w:ind w:left="720" w:hanging="360"/>
              <w:rPr>
                <w:color w:val="52525b"/>
                <w:u w:val="none"/>
              </w:rPr>
            </w:pPr>
            <w:r w:rsidDel="00000000" w:rsidR="00000000" w:rsidRPr="00000000">
              <w:rPr>
                <w:color w:val="52525b"/>
                <w:rtl w:val="0"/>
              </w:rPr>
              <w:t xml:space="preserve">Implement prioritized initiatives from the roadmap</w:t>
            </w:r>
          </w:p>
          <w:p w:rsidR="00000000" w:rsidDel="00000000" w:rsidP="00000000" w:rsidRDefault="00000000" w:rsidRPr="00000000" w14:paraId="00000195">
            <w:pPr>
              <w:numPr>
                <w:ilvl w:val="0"/>
                <w:numId w:val="14"/>
              </w:numPr>
              <w:spacing w:after="0" w:afterAutospacing="0" w:lineRule="auto"/>
              <w:ind w:left="720" w:hanging="360"/>
              <w:rPr>
                <w:color w:val="52525b"/>
                <w:u w:val="none"/>
              </w:rPr>
            </w:pPr>
            <w:r w:rsidDel="00000000" w:rsidR="00000000" w:rsidRPr="00000000">
              <w:rPr>
                <w:color w:val="52525b"/>
                <w:rtl w:val="0"/>
              </w:rPr>
              <w:t xml:space="preserve">Activate redesigned workflows across teams</w:t>
            </w:r>
          </w:p>
          <w:p w:rsidR="00000000" w:rsidDel="00000000" w:rsidP="00000000" w:rsidRDefault="00000000" w:rsidRPr="00000000" w14:paraId="00000196">
            <w:pPr>
              <w:numPr>
                <w:ilvl w:val="0"/>
                <w:numId w:val="14"/>
              </w:numPr>
              <w:spacing w:after="0" w:afterAutospacing="0" w:lineRule="auto"/>
              <w:ind w:left="720" w:hanging="360"/>
              <w:rPr>
                <w:color w:val="52525b"/>
                <w:u w:val="none"/>
              </w:rPr>
            </w:pPr>
            <w:r w:rsidDel="00000000" w:rsidR="00000000" w:rsidRPr="00000000">
              <w:rPr>
                <w:color w:val="52525b"/>
                <w:rtl w:val="0"/>
              </w:rPr>
              <w:t xml:space="preserve">Integrate systems and align data flows</w:t>
            </w:r>
          </w:p>
          <w:p w:rsidR="00000000" w:rsidDel="00000000" w:rsidP="00000000" w:rsidRDefault="00000000" w:rsidRPr="00000000" w14:paraId="00000197">
            <w:pPr>
              <w:numPr>
                <w:ilvl w:val="0"/>
                <w:numId w:val="14"/>
              </w:numPr>
              <w:spacing w:after="0" w:afterAutospacing="0" w:lineRule="auto"/>
              <w:ind w:left="720" w:hanging="360"/>
              <w:rPr>
                <w:color w:val="52525b"/>
                <w:u w:val="none"/>
              </w:rPr>
            </w:pPr>
            <w:r w:rsidDel="00000000" w:rsidR="00000000" w:rsidRPr="00000000">
              <w:rPr>
                <w:color w:val="52525b"/>
                <w:rtl w:val="0"/>
              </w:rPr>
              <w:t xml:space="preserve">Establish governance and operating rhythms</w:t>
            </w:r>
          </w:p>
          <w:p w:rsidR="00000000" w:rsidDel="00000000" w:rsidP="00000000" w:rsidRDefault="00000000" w:rsidRPr="00000000" w14:paraId="00000198">
            <w:pPr>
              <w:numPr>
                <w:ilvl w:val="0"/>
                <w:numId w:val="14"/>
              </w:numPr>
              <w:spacing w:after="0" w:afterAutospacing="0" w:lineRule="auto"/>
              <w:ind w:left="720" w:hanging="360"/>
              <w:rPr>
                <w:color w:val="52525b"/>
                <w:u w:val="none"/>
              </w:rPr>
            </w:pPr>
            <w:r w:rsidDel="00000000" w:rsidR="00000000" w:rsidRPr="00000000">
              <w:rPr>
                <w:color w:val="52525b"/>
                <w:rtl w:val="0"/>
              </w:rPr>
              <w:t xml:space="preserve">Monitor performance and resolve early friction</w:t>
            </w:r>
          </w:p>
          <w:p w:rsidR="00000000" w:rsidDel="00000000" w:rsidP="00000000" w:rsidRDefault="00000000" w:rsidRPr="00000000" w14:paraId="00000199">
            <w:pPr>
              <w:numPr>
                <w:ilvl w:val="0"/>
                <w:numId w:val="14"/>
              </w:numPr>
              <w:spacing w:after="160" w:lineRule="auto"/>
              <w:ind w:left="720" w:hanging="360"/>
              <w:rPr>
                <w:color w:val="52525b"/>
                <w:u w:val="none"/>
              </w:rPr>
            </w:pPr>
            <w:r w:rsidDel="00000000" w:rsidR="00000000" w:rsidRPr="00000000">
              <w:rPr>
                <w:color w:val="52525b"/>
                <w:rtl w:val="0"/>
              </w:rPr>
              <w:t xml:space="preserve">Optimize processes based on real usage and feedback</w:t>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rFonts w:ascii="Georgia" w:cs="Georgia" w:eastAsia="Georgia" w:hAnsi="Georgia"/>
          <w:i w:val="1"/>
          <w:iCs w:val="1"/>
          <w:color w:val="7a7ae6"/>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C">
      <w:pPr>
        <w:rPr/>
      </w:pPr>
      <w:r w:rsidDel="00000000" w:rsidR="00000000" w:rsidRPr="00000000">
        <w:rPr>
          <w:rFonts w:ascii="Georgia" w:cs="Georgia" w:eastAsia="Georgia" w:hAnsi="Georgia"/>
          <w:i w:val="1"/>
          <w:iCs w:val="1"/>
          <w:color w:val="7a7ae6"/>
          <w:sz w:val="28"/>
          <w:szCs w:val="28"/>
          <w:rtl w:val="0"/>
        </w:rPr>
        <w:t xml:space="preserve">“Only 16% of digital transformations fully succeed. Approach matters more than ambition.”</w:t>
      </w:r>
      <w:r w:rsidDel="00000000" w:rsidR="00000000" w:rsidRPr="00000000">
        <w:rPr>
          <w:rtl w:val="0"/>
        </w:rPr>
      </w:r>
    </w:p>
    <w:p w:rsidR="00000000" w:rsidDel="00000000" w:rsidP="00000000" w:rsidRDefault="00000000" w:rsidRPr="00000000" w14:paraId="0000019D">
      <w:pPr>
        <w:spacing w:after="400" w:lineRule="auto"/>
        <w:jc w:val="center"/>
        <w:rPr/>
      </w:pPr>
      <w:r w:rsidDel="00000000" w:rsidR="00000000" w:rsidRPr="00000000">
        <w:rPr>
          <w:rFonts w:ascii="Consolas" w:cs="Consolas" w:eastAsia="Consolas" w:hAnsi="Consolas"/>
          <w:color w:val="52525b"/>
          <w:sz w:val="16"/>
          <w:szCs w:val="16"/>
          <w:rtl w:val="0"/>
        </w:rPr>
        <w:t xml:space="preserve">— McKinsey</w:t>
      </w:r>
      <w:r w:rsidDel="00000000" w:rsidR="00000000" w:rsidRPr="00000000">
        <w:rPr>
          <w:rtl w:val="0"/>
        </w:rPr>
      </w:r>
    </w:p>
    <w:p w:rsidR="00000000" w:rsidDel="00000000" w:rsidP="00000000" w:rsidRDefault="00000000" w:rsidRPr="00000000" w14:paraId="0000019E">
      <w:pPr>
        <w:spacing w:after="400" w:before="400" w:lineRule="auto"/>
        <w:jc w:val="center"/>
        <w:rPr>
          <w:rFonts w:ascii="Georgia" w:cs="Georgia" w:eastAsia="Georgia" w:hAnsi="Georgia"/>
          <w:i w:val="1"/>
          <w:iCs w:val="1"/>
          <w:color w:val="7a7ae6"/>
          <w:sz w:val="28"/>
          <w:szCs w:val="28"/>
        </w:rPr>
      </w:pPr>
      <w:r w:rsidDel="00000000" w:rsidR="00000000" w:rsidRPr="00000000">
        <w:rPr>
          <w:rFonts w:ascii="Georgia" w:cs="Georgia" w:eastAsia="Georgia" w:hAnsi="Georgia"/>
          <w:i w:val="1"/>
          <w:iCs w:val="1"/>
          <w:color w:val="7a7ae6"/>
          <w:sz w:val="28"/>
          <w:szCs w:val="28"/>
          <w:rtl w:val="0"/>
        </w:rPr>
        <w:t xml:space="preserve">“Everyone is buying AI tools. Almost nobody is connecting them. The ones who wire it into how they actually work — they won’t just compete. They’ll set the rules.”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9F">
      <w:pPr>
        <w:spacing w:after="400" w:before="400" w:lineRule="auto"/>
        <w:jc w:val="center"/>
        <w:rPr>
          <w:rFonts w:ascii="Georgia" w:cs="Georgia" w:eastAsia="Georgia" w:hAnsi="Georgia"/>
          <w:i w:val="1"/>
          <w:iCs w:val="1"/>
          <w:color w:val="7a7ae6"/>
          <w:sz w:val="28"/>
          <w:szCs w:val="28"/>
        </w:rPr>
      </w:pPr>
      <w:r w:rsidDel="00000000" w:rsidR="00000000" w:rsidRPr="00000000">
        <w:rPr>
          <w:rtl w:val="0"/>
        </w:rPr>
      </w:r>
    </w:p>
    <w:p w:rsidR="00000000" w:rsidDel="00000000" w:rsidP="00000000" w:rsidRDefault="00000000" w:rsidRPr="00000000" w14:paraId="000001A0">
      <w:pPr>
        <w:rPr>
          <w:rFonts w:ascii="Consolas" w:cs="Consolas" w:eastAsia="Consolas" w:hAnsi="Consolas"/>
          <w:b w:val="1"/>
          <w:bCs w:val="1"/>
          <w:color w:val="7a7ae6"/>
          <w:sz w:val="18"/>
          <w:szCs w:val="18"/>
        </w:rPr>
      </w:pPr>
      <w:r w:rsidDel="00000000" w:rsidR="00000000" w:rsidRPr="00000000">
        <w:rPr>
          <w:rtl w:val="0"/>
        </w:rPr>
      </w:r>
    </w:p>
    <w:p w:rsidR="00000000" w:rsidDel="00000000" w:rsidP="00000000" w:rsidRDefault="00000000" w:rsidRPr="00000000" w14:paraId="000001A1">
      <w:pPr>
        <w:rPr>
          <w:rFonts w:ascii="Consolas" w:cs="Consolas" w:eastAsia="Consolas" w:hAnsi="Consolas"/>
          <w:b w:val="1"/>
          <w:bCs w:val="1"/>
          <w:color w:val="7a7ae6"/>
          <w:sz w:val="18"/>
          <w:szCs w:val="18"/>
        </w:rPr>
      </w:pPr>
      <w:r w:rsidDel="00000000" w:rsidR="00000000" w:rsidRPr="00000000">
        <w:rPr>
          <w:rFonts w:ascii="Consolas" w:cs="Consolas" w:eastAsia="Consolas" w:hAnsi="Consolas"/>
          <w:b w:val="1"/>
          <w:bCs w:val="1"/>
          <w:color w:val="7a7ae6"/>
          <w:sz w:val="18"/>
          <w:szCs w:val="18"/>
          <w:rtl w:val="0"/>
        </w:rPr>
        <w:t xml:space="preserve">PHASE 0 - PRE-ENGAGEMENT</w:t>
      </w:r>
    </w:p>
    <w:p w:rsidR="00000000" w:rsidDel="00000000" w:rsidP="00000000" w:rsidRDefault="00000000" w:rsidRPr="00000000" w14:paraId="000001A2">
      <w:pPr>
        <w:pStyle w:val="Heading1"/>
        <w:jc w:val="left"/>
        <w:rPr/>
      </w:pPr>
      <w:bookmarkStart w:colFirst="0" w:colLast="0" w:name="_heading=h.y8j7u2fi4lsh" w:id="5"/>
      <w:bookmarkEnd w:id="5"/>
      <w:r w:rsidDel="00000000" w:rsidR="00000000" w:rsidRPr="00000000">
        <w:rPr>
          <w:rtl w:val="0"/>
        </w:rPr>
        <w:t xml:space="preserve">PRE-ENGAGEMENT: </w:t>
      </w:r>
      <w:r w:rsidDel="00000000" w:rsidR="00000000" w:rsidRPr="00000000">
        <w:rPr>
          <w:rtl w:val="0"/>
        </w:rPr>
        <w:t xml:space="preserve">Alignment Becomes Commitment</w:t>
      </w:r>
    </w:p>
    <w:p w:rsidR="00000000" w:rsidDel="00000000" w:rsidP="00000000" w:rsidRDefault="00000000" w:rsidRPr="00000000" w14:paraId="000001A3">
      <w:pPr>
        <w:rPr/>
      </w:pPr>
      <w:r w:rsidDel="00000000" w:rsidR="00000000" w:rsidRPr="00000000">
        <w:rPr>
          <w:rtl w:val="0"/>
        </w:rPr>
        <w:t xml:space="preserve">This Phase formalizes the foundation on which the transformation will operate. It translates initial conversations into a structured engagement model — </w:t>
      </w:r>
      <w:r w:rsidDel="00000000" w:rsidR="00000000" w:rsidRPr="00000000">
        <w:rPr>
          <w:b w:val="1"/>
          <w:bCs w:val="1"/>
          <w:rtl w:val="0"/>
        </w:rPr>
        <w:t xml:space="preserve">defining scope, governance, resourcing, and ways of working</w:t>
      </w:r>
      <w:r w:rsidDel="00000000" w:rsidR="00000000" w:rsidRPr="00000000">
        <w:rPr>
          <w:rtl w:val="0"/>
        </w:rPr>
        <w:t xml:space="preserve">. This phase ensures that both parties move from alignment in principle to alignment in execution.</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Rather than beginning work prematurely, this phase reduces ambiguity across strategic, operational, and contractual layers — ensuring that the transformation starts with clear ownership, defined expectations, and a shared operating model.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160" w:lineRule="auto"/>
        <w:rPr/>
      </w:pPr>
      <w:r w:rsidDel="00000000" w:rsidR="00000000" w:rsidRPr="00000000">
        <w:rPr>
          <w:rtl w:val="0"/>
        </w:rPr>
      </w:r>
    </w:p>
    <w:sdt>
      <w:sdtPr>
        <w:lock w:val="contentLocked"/>
        <w:id w:val="2081528726"/>
        <w:tag w:val="goog_rdk_353"/>
      </w:sdtPr>
      <w:sdtContent>
        <w:tbl>
          <w:tblPr>
            <w:tblStyle w:val="Table22"/>
            <w:tblW w:w="940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6.0508601346296"/>
            <w:gridCol w:w="2789.141735228122"/>
            <w:gridCol w:w="2789.141735228122"/>
            <w:gridCol w:w="2180.6656694091257"/>
            <w:tblGridChange w:id="0">
              <w:tblGrid>
                <w:gridCol w:w="1646.0508601346296"/>
                <w:gridCol w:w="2789.141735228122"/>
                <w:gridCol w:w="2789.141735228122"/>
                <w:gridCol w:w="2180.66566940912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1A8">
                <w:pPr>
                  <w:spacing w:after="20" w:lineRule="auto"/>
                  <w:jc w:val="center"/>
                  <w:rPr/>
                </w:pPr>
                <w:r w:rsidDel="00000000" w:rsidR="00000000" w:rsidRPr="00000000">
                  <w:rPr>
                    <w:rFonts w:ascii="Consolas" w:cs="Consolas" w:eastAsia="Consolas" w:hAnsi="Consolas"/>
                    <w:b w:val="1"/>
                    <w:bCs w:val="1"/>
                    <w:color w:val="7a7ae6"/>
                    <w:sz w:val="32"/>
                    <w:szCs w:val="32"/>
                    <w:rtl w:val="0"/>
                  </w:rPr>
                  <w:t xml:space="preserve">2 WEEKS</w:t>
                </w:r>
                <w:r w:rsidDel="00000000" w:rsidR="00000000" w:rsidRPr="00000000">
                  <w:rPr>
                    <w:rtl w:val="0"/>
                  </w:rPr>
                </w:r>
              </w:p>
              <w:p w:rsidR="00000000" w:rsidDel="00000000" w:rsidP="00000000" w:rsidRDefault="00000000" w:rsidRPr="00000000" w14:paraId="000001A9">
                <w:pPr>
                  <w:jc w:val="center"/>
                  <w:rPr/>
                </w:pPr>
                <w:r w:rsidDel="00000000" w:rsidR="00000000" w:rsidRPr="00000000">
                  <w:rPr>
                    <w:rFonts w:ascii="Consolas" w:cs="Consolas" w:eastAsia="Consolas" w:hAnsi="Consolas"/>
                    <w:color w:val="52525b"/>
                    <w:sz w:val="14"/>
                    <w:szCs w:val="14"/>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1AA">
                <w:pPr>
                  <w:spacing w:after="20" w:lineRule="auto"/>
                  <w:jc w:val="center"/>
                  <w:rPr/>
                </w:pPr>
                <w:r w:rsidDel="00000000" w:rsidR="00000000" w:rsidRPr="00000000">
                  <w:rPr>
                    <w:rFonts w:ascii="Consolas" w:cs="Consolas" w:eastAsia="Consolas" w:hAnsi="Consolas"/>
                    <w:b w:val="1"/>
                    <w:bCs w:val="1"/>
                    <w:color w:val="7a7ae6"/>
                    <w:sz w:val="32"/>
                    <w:szCs w:val="32"/>
                    <w:rtl w:val="0"/>
                  </w:rPr>
                  <w:t xml:space="preserve">REMOTE</w:t>
                </w:r>
                <w:r w:rsidDel="00000000" w:rsidR="00000000" w:rsidRPr="00000000">
                  <w:rPr>
                    <w:rtl w:val="0"/>
                  </w:rPr>
                </w:r>
              </w:p>
              <w:p w:rsidR="00000000" w:rsidDel="00000000" w:rsidP="00000000" w:rsidRDefault="00000000" w:rsidRPr="00000000" w14:paraId="000001AB">
                <w:pPr>
                  <w:jc w:val="center"/>
                  <w:rPr/>
                </w:pPr>
                <w:r w:rsidDel="00000000" w:rsidR="00000000" w:rsidRPr="00000000">
                  <w:rPr>
                    <w:rFonts w:ascii="Consolas" w:cs="Consolas" w:eastAsia="Consolas" w:hAnsi="Consolas"/>
                    <w:color w:val="52525b"/>
                    <w:sz w:val="14"/>
                    <w:szCs w:val="14"/>
                    <w:rtl w:val="0"/>
                  </w:rPr>
                  <w:t xml:space="preserve">COLLABORATION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1AC">
                <w:pPr>
                  <w:spacing w:after="20" w:lineRule="auto"/>
                  <w:jc w:val="center"/>
                  <w:rPr>
                    <w:rFonts w:ascii="Consolas" w:cs="Consolas" w:eastAsia="Consolas" w:hAnsi="Consolas"/>
                    <w:b w:val="1"/>
                    <w:bCs w:val="1"/>
                    <w:color w:val="7a7ae6"/>
                    <w:sz w:val="32"/>
                    <w:szCs w:val="32"/>
                  </w:rPr>
                </w:pPr>
                <w:r w:rsidDel="00000000" w:rsidR="00000000" w:rsidRPr="00000000">
                  <w:rPr>
                    <w:rFonts w:ascii="Consolas" w:cs="Consolas" w:eastAsia="Consolas" w:hAnsi="Consolas"/>
                    <w:b w:val="1"/>
                    <w:bCs w:val="1"/>
                    <w:color w:val="7a7ae6"/>
                    <w:sz w:val="32"/>
                    <w:szCs w:val="32"/>
                    <w:rtl w:val="0"/>
                  </w:rPr>
                  <w:t xml:space="preserve">5</w:t>
                </w:r>
              </w:p>
              <w:p w:rsidR="00000000" w:rsidDel="00000000" w:rsidP="00000000" w:rsidRDefault="00000000" w:rsidRPr="00000000" w14:paraId="000001AD">
                <w:pPr>
                  <w:jc w:val="center"/>
                  <w:rPr>
                    <w:rFonts w:ascii="Consolas" w:cs="Consolas" w:eastAsia="Consolas" w:hAnsi="Consolas"/>
                    <w:b w:val="1"/>
                    <w:bCs w:val="1"/>
                    <w:color w:val="cccccc"/>
                    <w:sz w:val="14"/>
                    <w:szCs w:val="14"/>
                  </w:rPr>
                </w:pPr>
                <w:r w:rsidDel="00000000" w:rsidR="00000000" w:rsidRPr="00000000">
                  <w:rPr>
                    <w:rFonts w:ascii="Consolas" w:cs="Consolas" w:eastAsia="Consolas" w:hAnsi="Consolas"/>
                    <w:color w:val="52525b"/>
                    <w:sz w:val="14"/>
                    <w:szCs w:val="14"/>
                    <w:rtl w:val="0"/>
                  </w:rPr>
                  <w:t xml:space="preserve">AREAS OF 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1AE">
                <w:pPr>
                  <w:spacing w:after="20" w:lineRule="auto"/>
                  <w:jc w:val="center"/>
                  <w:rPr/>
                </w:pPr>
                <w:r w:rsidDel="00000000" w:rsidR="00000000" w:rsidRPr="00000000">
                  <w:rPr>
                    <w:rFonts w:ascii="Consolas" w:cs="Consolas" w:eastAsia="Consolas" w:hAnsi="Consolas"/>
                    <w:b w:val="1"/>
                    <w:bCs w:val="1"/>
                    <w:color w:val="7a7ae6"/>
                    <w:sz w:val="32"/>
                    <w:szCs w:val="32"/>
                    <w:rtl w:val="0"/>
                  </w:rPr>
                  <w:t xml:space="preserve">1</w:t>
                </w:r>
                <w:r w:rsidDel="00000000" w:rsidR="00000000" w:rsidRPr="00000000">
                  <w:rPr>
                    <w:rtl w:val="0"/>
                  </w:rPr>
                </w:r>
              </w:p>
              <w:p w:rsidR="00000000" w:rsidDel="00000000" w:rsidP="00000000" w:rsidRDefault="00000000" w:rsidRPr="00000000" w14:paraId="000001AF">
                <w:pPr>
                  <w:jc w:val="center"/>
                  <w:rPr/>
                </w:pPr>
                <w:r w:rsidDel="00000000" w:rsidR="00000000" w:rsidRPr="00000000">
                  <w:rPr>
                    <w:rFonts w:ascii="Consolas" w:cs="Consolas" w:eastAsia="Consolas" w:hAnsi="Consolas"/>
                    <w:color w:val="52525b"/>
                    <w:sz w:val="14"/>
                    <w:szCs w:val="14"/>
                    <w:rtl w:val="0"/>
                  </w:rPr>
                  <w:t xml:space="preserve">MASTER SERVICE AGREEMENT</w:t>
                </w:r>
                <w:r w:rsidDel="00000000" w:rsidR="00000000" w:rsidRPr="00000000">
                  <w:rPr>
                    <w:rtl w:val="0"/>
                  </w:rPr>
                </w:r>
              </w:p>
            </w:tc>
          </w:tr>
        </w:tbl>
      </w:sdtContent>
    </w:sdt>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spacing w:after="80" w:before="360" w:lineRule="auto"/>
        <w:rPr>
          <w:rFonts w:ascii="Calibri" w:cs="Calibri" w:eastAsia="Calibri" w:hAnsi="Calibri"/>
          <w:color w:val="000000"/>
          <w:sz w:val="34"/>
          <w:szCs w:val="34"/>
        </w:rPr>
      </w:pPr>
      <w:bookmarkStart w:colFirst="0" w:colLast="0" w:name="_heading=h.fs2fbqbo4h7c" w:id="6"/>
      <w:bookmarkEnd w:id="6"/>
      <w:r w:rsidDel="00000000" w:rsidR="00000000" w:rsidRPr="00000000">
        <w:rPr>
          <w:rFonts w:ascii="Calibri" w:cs="Calibri" w:eastAsia="Calibri" w:hAnsi="Calibri"/>
          <w:color w:val="000000"/>
          <w:sz w:val="34"/>
          <w:szCs w:val="34"/>
          <w:rtl w:val="0"/>
        </w:rPr>
        <w:t xml:space="preserve">Operating Model of the Phase</w:t>
      </w:r>
    </w:p>
    <w:p w:rsidR="00000000" w:rsidDel="00000000" w:rsidP="00000000" w:rsidRDefault="00000000" w:rsidRPr="00000000" w14:paraId="000001B2">
      <w:pPr>
        <w:numPr>
          <w:ilvl w:val="0"/>
          <w:numId w:val="15"/>
        </w:numPr>
        <w:spacing w:after="0" w:afterAutospacing="0" w:before="240" w:lineRule="auto"/>
        <w:ind w:left="720" w:hanging="360"/>
      </w:pPr>
      <w:r w:rsidDel="00000000" w:rsidR="00000000" w:rsidRPr="00000000">
        <w:rPr>
          <w:rtl w:val="0"/>
        </w:rPr>
        <w:t xml:space="preserve">Executive alignment across transformation objectives and scope</w:t>
      </w:r>
    </w:p>
    <w:p w:rsidR="00000000" w:rsidDel="00000000" w:rsidP="00000000" w:rsidRDefault="00000000" w:rsidRPr="00000000" w14:paraId="000001B3">
      <w:pPr>
        <w:numPr>
          <w:ilvl w:val="0"/>
          <w:numId w:val="15"/>
        </w:numPr>
        <w:spacing w:after="0" w:afterAutospacing="0" w:before="0" w:beforeAutospacing="0" w:lineRule="auto"/>
        <w:ind w:left="720" w:hanging="360"/>
      </w:pPr>
      <w:r w:rsidDel="00000000" w:rsidR="00000000" w:rsidRPr="00000000">
        <w:rPr>
          <w:rtl w:val="0"/>
        </w:rPr>
        <w:t xml:space="preserve">Definition of governance structure (Sponsor, SteerCo, decision model)</w:t>
      </w:r>
    </w:p>
    <w:p w:rsidR="00000000" w:rsidDel="00000000" w:rsidP="00000000" w:rsidRDefault="00000000" w:rsidRPr="00000000" w14:paraId="000001B4">
      <w:pPr>
        <w:numPr>
          <w:ilvl w:val="0"/>
          <w:numId w:val="15"/>
        </w:numPr>
        <w:spacing w:after="0" w:afterAutospacing="0" w:before="0" w:beforeAutospacing="0" w:lineRule="auto"/>
        <w:ind w:left="720" w:hanging="360"/>
      </w:pPr>
      <w:r w:rsidDel="00000000" w:rsidR="00000000" w:rsidRPr="00000000">
        <w:rPr>
          <w:rtl w:val="0"/>
        </w:rPr>
        <w:t xml:space="preserve">Establishment of communication cadence and reporting structure</w:t>
      </w:r>
    </w:p>
    <w:p w:rsidR="00000000" w:rsidDel="00000000" w:rsidP="00000000" w:rsidRDefault="00000000" w:rsidRPr="00000000" w14:paraId="000001B5">
      <w:pPr>
        <w:numPr>
          <w:ilvl w:val="0"/>
          <w:numId w:val="15"/>
        </w:numPr>
        <w:spacing w:after="0" w:afterAutospacing="0" w:before="0" w:beforeAutospacing="0" w:lineRule="auto"/>
        <w:ind w:left="720" w:hanging="360"/>
      </w:pPr>
      <w:r w:rsidDel="00000000" w:rsidR="00000000" w:rsidRPr="00000000">
        <w:rPr>
          <w:rtl w:val="0"/>
        </w:rPr>
        <w:t xml:space="preserve">Alignment on tools, collaboration model, and ways of working</w:t>
      </w:r>
    </w:p>
    <w:p w:rsidR="00000000" w:rsidDel="00000000" w:rsidP="00000000" w:rsidRDefault="00000000" w:rsidRPr="00000000" w14:paraId="000001B6">
      <w:pPr>
        <w:numPr>
          <w:ilvl w:val="0"/>
          <w:numId w:val="15"/>
        </w:numPr>
        <w:spacing w:after="0" w:afterAutospacing="0" w:before="0" w:beforeAutospacing="0" w:lineRule="auto"/>
        <w:ind w:left="720" w:hanging="360"/>
      </w:pPr>
      <w:r w:rsidDel="00000000" w:rsidR="00000000" w:rsidRPr="00000000">
        <w:rPr>
          <w:rtl w:val="0"/>
        </w:rPr>
        <w:t xml:space="preserve">Definition of team structure and resource allocation</w:t>
      </w:r>
    </w:p>
    <w:p w:rsidR="00000000" w:rsidDel="00000000" w:rsidP="00000000" w:rsidRDefault="00000000" w:rsidRPr="00000000" w14:paraId="000001B7">
      <w:pPr>
        <w:numPr>
          <w:ilvl w:val="0"/>
          <w:numId w:val="15"/>
        </w:numPr>
        <w:spacing w:after="0" w:afterAutospacing="0" w:before="0" w:beforeAutospacing="0" w:lineRule="auto"/>
        <w:ind w:left="720" w:hanging="360"/>
      </w:pPr>
      <w:r w:rsidDel="00000000" w:rsidR="00000000" w:rsidRPr="00000000">
        <w:rPr>
          <w:rtl w:val="0"/>
        </w:rPr>
        <w:t xml:space="preserve">Commercial alignment (pricing, scope, terms)</w:t>
      </w:r>
    </w:p>
    <w:p w:rsidR="00000000" w:rsidDel="00000000" w:rsidP="00000000" w:rsidRDefault="00000000" w:rsidRPr="00000000" w14:paraId="000001B8">
      <w:pPr>
        <w:numPr>
          <w:ilvl w:val="0"/>
          <w:numId w:val="15"/>
        </w:numPr>
        <w:spacing w:after="240" w:before="0" w:beforeAutospacing="0" w:lineRule="auto"/>
        <w:ind w:left="720" w:hanging="360"/>
      </w:pPr>
      <w:r w:rsidDel="00000000" w:rsidR="00000000" w:rsidRPr="00000000">
        <w:rPr>
          <w:rtl w:val="0"/>
        </w:rPr>
        <w:t xml:space="preserve">Iterative working sessions with leadership to validate decisions</w:t>
      </w:r>
    </w:p>
    <w:p w:rsidR="00000000" w:rsidDel="00000000" w:rsidP="00000000" w:rsidRDefault="00000000" w:rsidRPr="00000000" w14:paraId="000001B9">
      <w:pPr>
        <w:pStyle w:val="Heading2"/>
        <w:spacing w:after="80" w:before="360" w:lineRule="auto"/>
        <w:rPr>
          <w:rFonts w:ascii="Calibri" w:cs="Calibri" w:eastAsia="Calibri" w:hAnsi="Calibri"/>
          <w:color w:val="000000"/>
          <w:sz w:val="34"/>
          <w:szCs w:val="34"/>
        </w:rPr>
      </w:pPr>
      <w:bookmarkStart w:colFirst="0" w:colLast="0" w:name="_heading=h.yu0djycz96et" w:id="7"/>
      <w:bookmarkEnd w:id="7"/>
      <w:r w:rsidDel="00000000" w:rsidR="00000000" w:rsidRPr="00000000">
        <w:rPr>
          <w:rFonts w:ascii="Calibri" w:cs="Calibri" w:eastAsia="Calibri" w:hAnsi="Calibri"/>
          <w:color w:val="000000"/>
          <w:sz w:val="34"/>
          <w:szCs w:val="34"/>
          <w:rtl w:val="0"/>
        </w:rPr>
        <w:t xml:space="preserve">What This Phase Does Not Do</w:t>
      </w:r>
    </w:p>
    <w:p w:rsidR="00000000" w:rsidDel="00000000" w:rsidP="00000000" w:rsidRDefault="00000000" w:rsidRPr="00000000" w14:paraId="000001BA">
      <w:pPr>
        <w:numPr>
          <w:ilvl w:val="0"/>
          <w:numId w:val="13"/>
        </w:numPr>
        <w:spacing w:after="0" w:afterAutospacing="0" w:before="240" w:lineRule="auto"/>
        <w:ind w:left="720" w:hanging="360"/>
      </w:pPr>
      <w:r w:rsidDel="00000000" w:rsidR="00000000" w:rsidRPr="00000000">
        <w:rPr>
          <w:rtl w:val="0"/>
        </w:rPr>
        <w:t xml:space="preserve">No operational assessment or workflow analysis</w:t>
      </w:r>
    </w:p>
    <w:p w:rsidR="00000000" w:rsidDel="00000000" w:rsidP="00000000" w:rsidRDefault="00000000" w:rsidRPr="00000000" w14:paraId="000001BB">
      <w:pPr>
        <w:numPr>
          <w:ilvl w:val="0"/>
          <w:numId w:val="13"/>
        </w:numPr>
        <w:spacing w:after="0" w:afterAutospacing="0" w:before="0" w:beforeAutospacing="0" w:lineRule="auto"/>
        <w:ind w:left="720" w:hanging="360"/>
      </w:pPr>
      <w:r w:rsidDel="00000000" w:rsidR="00000000" w:rsidRPr="00000000">
        <w:rPr>
          <w:rtl w:val="0"/>
        </w:rPr>
        <w:t xml:space="preserve">No data collection or system deep dives</w:t>
      </w:r>
    </w:p>
    <w:p w:rsidR="00000000" w:rsidDel="00000000" w:rsidP="00000000" w:rsidRDefault="00000000" w:rsidRPr="00000000" w14:paraId="000001BC">
      <w:pPr>
        <w:numPr>
          <w:ilvl w:val="0"/>
          <w:numId w:val="13"/>
        </w:numPr>
        <w:spacing w:after="0" w:afterAutospacing="0" w:before="0" w:beforeAutospacing="0" w:lineRule="auto"/>
        <w:ind w:left="720" w:hanging="360"/>
      </w:pPr>
      <w:r w:rsidDel="00000000" w:rsidR="00000000" w:rsidRPr="00000000">
        <w:rPr>
          <w:rtl w:val="0"/>
        </w:rPr>
        <w:t xml:space="preserve">No hypothesis building or diagnostics</w:t>
      </w:r>
    </w:p>
    <w:p w:rsidR="00000000" w:rsidDel="00000000" w:rsidP="00000000" w:rsidRDefault="00000000" w:rsidRPr="00000000" w14:paraId="000001BD">
      <w:pPr>
        <w:numPr>
          <w:ilvl w:val="0"/>
          <w:numId w:val="13"/>
        </w:numPr>
        <w:spacing w:after="240" w:before="0" w:beforeAutospacing="0" w:lineRule="auto"/>
        <w:ind w:left="720" w:hanging="360"/>
      </w:pPr>
      <w:r w:rsidDel="00000000" w:rsidR="00000000" w:rsidRPr="00000000">
        <w:rPr>
          <w:rtl w:val="0"/>
        </w:rPr>
        <w:t xml:space="preserve">No implementation or solution design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drawing>
          <wp:inline distB="114300" distT="114300" distL="114300" distR="114300">
            <wp:extent cx="5943600" cy="21463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rFonts w:ascii="Consolas" w:cs="Consolas" w:eastAsia="Consolas" w:hAnsi="Consolas"/>
          <w:b w:val="1"/>
          <w:bCs w:val="1"/>
          <w:color w:val="7a7ae6"/>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C3">
      <w:pPr>
        <w:rPr/>
      </w:pPr>
      <w:r w:rsidDel="00000000" w:rsidR="00000000" w:rsidRPr="00000000">
        <w:rPr>
          <w:rFonts w:ascii="Consolas" w:cs="Consolas" w:eastAsia="Consolas" w:hAnsi="Consolas"/>
          <w:b w:val="1"/>
          <w:bCs w:val="1"/>
          <w:color w:val="7a7ae6"/>
          <w:sz w:val="18"/>
          <w:szCs w:val="18"/>
          <w:rtl w:val="0"/>
        </w:rPr>
        <w:t xml:space="preserve">PHASE 1 — INTAKE</w:t>
      </w:r>
      <w:r w:rsidDel="00000000" w:rsidR="00000000" w:rsidRPr="00000000">
        <w:rPr>
          <w:rtl w:val="0"/>
        </w:rPr>
      </w:r>
    </w:p>
    <w:p w:rsidR="00000000" w:rsidDel="00000000" w:rsidP="00000000" w:rsidRDefault="00000000" w:rsidRPr="00000000" w14:paraId="000001C4">
      <w:pPr>
        <w:pStyle w:val="Heading1"/>
        <w:jc w:val="left"/>
        <w:rPr/>
      </w:pPr>
      <w:r w:rsidDel="00000000" w:rsidR="00000000" w:rsidRPr="00000000">
        <w:rPr>
          <w:rtl w:val="0"/>
        </w:rPr>
        <w:t xml:space="preserve">INTAKE: Setting the Ground for Discovery</w:t>
      </w:r>
    </w:p>
    <w:p w:rsidR="00000000" w:rsidDel="00000000" w:rsidP="00000000" w:rsidRDefault="00000000" w:rsidRPr="00000000" w14:paraId="000001C5">
      <w:pPr>
        <w:spacing w:after="160" w:lineRule="auto"/>
        <w:rPr>
          <w:color w:val="52525b"/>
        </w:rPr>
      </w:pPr>
      <w:r w:rsidDel="00000000" w:rsidR="00000000" w:rsidRPr="00000000">
        <w:rPr>
          <w:color w:val="52525b"/>
          <w:rtl w:val="0"/>
        </w:rPr>
        <w:t xml:space="preserve">This phase establishes a controlled environment where fragmented information — across workflows, systems, data, and organizational structure — is centralized, validated, and made analyzable. This phase enables a first-pass reconstruction of how the business actually operates, beyond how it is described.</w:t>
      </w:r>
    </w:p>
    <w:p w:rsidR="00000000" w:rsidDel="00000000" w:rsidP="00000000" w:rsidRDefault="00000000" w:rsidRPr="00000000" w14:paraId="000001C6">
      <w:pPr>
        <w:spacing w:after="160" w:lineRule="auto"/>
        <w:rPr>
          <w:color w:val="52525b"/>
        </w:rPr>
      </w:pPr>
      <w:r w:rsidDel="00000000" w:rsidR="00000000" w:rsidRPr="00000000">
        <w:rPr>
          <w:color w:val="52525b"/>
          <w:rtl w:val="0"/>
        </w:rPr>
        <w:t xml:space="preserve">Through structured data collection, system access provisioning, and documentation review, Intake creates the conditions for understanding the operational model of the organization. This model informs where value is created, where friction accumulates, and where deeper investigation is required.</w:t>
      </w:r>
    </w:p>
    <w:p w:rsidR="00000000" w:rsidDel="00000000" w:rsidP="00000000" w:rsidRDefault="00000000" w:rsidRPr="00000000" w14:paraId="000001C7">
      <w:pPr>
        <w:spacing w:after="160" w:lineRule="auto"/>
        <w:rPr>
          <w:color w:val="52525b"/>
        </w:rPr>
      </w:pPr>
      <w:r w:rsidDel="00000000" w:rsidR="00000000" w:rsidRPr="00000000">
        <w:rPr>
          <w:color w:val="52525b"/>
          <w:rtl w:val="0"/>
        </w:rPr>
        <w:t xml:space="preserve">In parallel, the phase defines the Discovery strategy — identifying critical workflows, prioritizing stakeholders, and sequencing investigative efforts based on early signals.</w:t>
      </w:r>
    </w:p>
    <w:p w:rsidR="00000000" w:rsidDel="00000000" w:rsidP="00000000" w:rsidRDefault="00000000" w:rsidRPr="00000000" w14:paraId="000001C8">
      <w:pPr>
        <w:spacing w:after="160" w:lineRule="auto"/>
        <w:rPr>
          <w:b w:val="1"/>
          <w:bCs w:val="1"/>
          <w:color w:val="52525b"/>
        </w:rPr>
      </w:pPr>
      <w:r w:rsidDel="00000000" w:rsidR="00000000" w:rsidRPr="00000000">
        <w:rPr>
          <w:b w:val="1"/>
          <w:bCs w:val="1"/>
          <w:color w:val="52525b"/>
          <w:rtl w:val="0"/>
        </w:rPr>
        <w:t xml:space="preserve">The objective is not to solve — but to reduce ambiguity to a level where targeted intervention becomes possible.</w:t>
      </w:r>
    </w:p>
    <w:p w:rsidR="00000000" w:rsidDel="00000000" w:rsidP="00000000" w:rsidRDefault="00000000" w:rsidRPr="00000000" w14:paraId="000001C9">
      <w:pPr>
        <w:spacing w:after="160" w:lineRule="auto"/>
        <w:ind w:left="720" w:firstLine="0"/>
        <w:rPr>
          <w:color w:val="52525b"/>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1CA">
            <w:pPr>
              <w:spacing w:after="20" w:lineRule="auto"/>
              <w:jc w:val="center"/>
              <w:rPr/>
            </w:pPr>
            <w:r w:rsidDel="00000000" w:rsidR="00000000" w:rsidRPr="00000000">
              <w:rPr>
                <w:rFonts w:ascii="Consolas" w:cs="Consolas" w:eastAsia="Consolas" w:hAnsi="Consolas"/>
                <w:b w:val="1"/>
                <w:bCs w:val="1"/>
                <w:color w:val="7a7ae6"/>
                <w:sz w:val="32"/>
                <w:szCs w:val="32"/>
                <w:rtl w:val="0"/>
              </w:rPr>
              <w:t xml:space="preserve">1 mo</w:t>
            </w:r>
            <w:r w:rsidDel="00000000" w:rsidR="00000000" w:rsidRPr="00000000">
              <w:rPr>
                <w:rtl w:val="0"/>
              </w:rPr>
            </w:r>
          </w:p>
          <w:p w:rsidR="00000000" w:rsidDel="00000000" w:rsidP="00000000" w:rsidRDefault="00000000" w:rsidRPr="00000000" w14:paraId="000001CB">
            <w:pPr>
              <w:jc w:val="center"/>
              <w:rPr/>
            </w:pPr>
            <w:r w:rsidDel="00000000" w:rsidR="00000000" w:rsidRPr="00000000">
              <w:rPr>
                <w:rFonts w:ascii="Consolas" w:cs="Consolas" w:eastAsia="Consolas" w:hAnsi="Consolas"/>
                <w:color w:val="52525b"/>
                <w:sz w:val="14"/>
                <w:szCs w:val="14"/>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1CC">
            <w:pPr>
              <w:spacing w:after="20" w:lineRule="auto"/>
              <w:jc w:val="center"/>
              <w:rPr/>
            </w:pPr>
            <w:r w:rsidDel="00000000" w:rsidR="00000000" w:rsidRPr="00000000">
              <w:rPr>
                <w:rFonts w:ascii="Consolas" w:cs="Consolas" w:eastAsia="Consolas" w:hAnsi="Consolas"/>
                <w:b w:val="1"/>
                <w:bCs w:val="1"/>
                <w:color w:val="7a7ae6"/>
                <w:sz w:val="32"/>
                <w:szCs w:val="32"/>
                <w:rtl w:val="0"/>
              </w:rPr>
              <w:t xml:space="preserve">REMOTE</w:t>
            </w:r>
            <w:r w:rsidDel="00000000" w:rsidR="00000000" w:rsidRPr="00000000">
              <w:rPr>
                <w:rtl w:val="0"/>
              </w:rPr>
            </w:r>
          </w:p>
          <w:p w:rsidR="00000000" w:rsidDel="00000000" w:rsidP="00000000" w:rsidRDefault="00000000" w:rsidRPr="00000000" w14:paraId="000001CD">
            <w:pPr>
              <w:jc w:val="center"/>
              <w:rPr/>
            </w:pPr>
            <w:r w:rsidDel="00000000" w:rsidR="00000000" w:rsidRPr="00000000">
              <w:rPr>
                <w:rFonts w:ascii="Consolas" w:cs="Consolas" w:eastAsia="Consolas" w:hAnsi="Consolas"/>
                <w:color w:val="52525b"/>
                <w:sz w:val="14"/>
                <w:szCs w:val="14"/>
                <w:rtl w:val="0"/>
              </w:rPr>
              <w:t xml:space="preserve">COLLABORATION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1CE">
            <w:pPr>
              <w:spacing w:after="20" w:lineRule="auto"/>
              <w:jc w:val="center"/>
              <w:rPr/>
            </w:pPr>
            <w:r w:rsidDel="00000000" w:rsidR="00000000" w:rsidRPr="00000000">
              <w:rPr>
                <w:rFonts w:ascii="Consolas" w:cs="Consolas" w:eastAsia="Consolas" w:hAnsi="Consolas"/>
                <w:b w:val="1"/>
                <w:bCs w:val="1"/>
                <w:color w:val="7a7ae6"/>
                <w:sz w:val="32"/>
                <w:szCs w:val="32"/>
                <w:rtl w:val="0"/>
              </w:rPr>
              <w:t xml:space="preserve">3</w:t>
            </w:r>
            <w:r w:rsidDel="00000000" w:rsidR="00000000" w:rsidRPr="00000000">
              <w:rPr>
                <w:rtl w:val="0"/>
              </w:rPr>
            </w:r>
          </w:p>
          <w:p w:rsidR="00000000" w:rsidDel="00000000" w:rsidP="00000000" w:rsidRDefault="00000000" w:rsidRPr="00000000" w14:paraId="000001CF">
            <w:pPr>
              <w:jc w:val="center"/>
              <w:rPr/>
            </w:pPr>
            <w:r w:rsidDel="00000000" w:rsidR="00000000" w:rsidRPr="00000000">
              <w:rPr>
                <w:rFonts w:ascii="Consolas" w:cs="Consolas" w:eastAsia="Consolas" w:hAnsi="Consolas"/>
                <w:color w:val="52525b"/>
                <w:sz w:val="14"/>
                <w:szCs w:val="14"/>
                <w:rtl w:val="0"/>
              </w:rPr>
              <w:t xml:space="preserve">CORE FLOWS MAPPED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1D0">
            <w:pPr>
              <w:spacing w:after="20" w:lineRule="auto"/>
              <w:jc w:val="center"/>
              <w:rPr/>
            </w:pPr>
            <w:r w:rsidDel="00000000" w:rsidR="00000000" w:rsidRPr="00000000">
              <w:rPr>
                <w:rFonts w:ascii="Consolas" w:cs="Consolas" w:eastAsia="Consolas" w:hAnsi="Consolas"/>
                <w:b w:val="1"/>
                <w:bCs w:val="1"/>
                <w:color w:val="7a7ae6"/>
                <w:sz w:val="32"/>
                <w:szCs w:val="32"/>
                <w:rtl w:val="0"/>
              </w:rPr>
              <w:t xml:space="preserve">5</w:t>
            </w:r>
            <w:r w:rsidDel="00000000" w:rsidR="00000000" w:rsidRPr="00000000">
              <w:rPr>
                <w:rtl w:val="0"/>
              </w:rPr>
            </w:r>
          </w:p>
          <w:p w:rsidR="00000000" w:rsidDel="00000000" w:rsidP="00000000" w:rsidRDefault="00000000" w:rsidRPr="00000000" w14:paraId="000001D1">
            <w:pPr>
              <w:jc w:val="center"/>
              <w:rPr/>
            </w:pPr>
            <w:r w:rsidDel="00000000" w:rsidR="00000000" w:rsidRPr="00000000">
              <w:rPr>
                <w:rFonts w:ascii="Consolas" w:cs="Consolas" w:eastAsia="Consolas" w:hAnsi="Consolas"/>
                <w:color w:val="52525b"/>
                <w:sz w:val="14"/>
                <w:szCs w:val="14"/>
                <w:rtl w:val="0"/>
              </w:rPr>
              <w:t xml:space="preserve">DIMENSIONS ASSESSED</w:t>
            </w:r>
            <w:r w:rsidDel="00000000" w:rsidR="00000000" w:rsidRPr="00000000">
              <w:rPr>
                <w:rtl w:val="0"/>
              </w:rPr>
            </w:r>
          </w:p>
        </w:tc>
      </w:tr>
    </w:tbl>
    <w:p w:rsidR="00000000" w:rsidDel="00000000" w:rsidP="00000000" w:rsidRDefault="00000000" w:rsidRPr="00000000" w14:paraId="000001D2">
      <w:pPr>
        <w:pStyle w:val="Heading2"/>
        <w:spacing w:after="160" w:lineRule="auto"/>
        <w:rPr>
          <w:color w:val="52525b"/>
        </w:rPr>
      </w:pPr>
      <w:bookmarkStart w:colFirst="0" w:colLast="0" w:name="_heading=h.plzyoqwx93i" w:id="8"/>
      <w:bookmarkEnd w:id="8"/>
      <w:r w:rsidDel="00000000" w:rsidR="00000000" w:rsidRPr="00000000">
        <w:rPr>
          <w:rtl w:val="0"/>
        </w:rPr>
      </w:r>
    </w:p>
    <w:p w:rsidR="00000000" w:rsidDel="00000000" w:rsidP="00000000" w:rsidRDefault="00000000" w:rsidRPr="00000000" w14:paraId="000001D3">
      <w:pPr>
        <w:pStyle w:val="Heading2"/>
        <w:spacing w:after="160" w:lineRule="auto"/>
        <w:rPr/>
      </w:pPr>
      <w:bookmarkStart w:colFirst="0" w:colLast="0" w:name="_heading=h.e0d01xv7l2ps" w:id="9"/>
      <w:bookmarkEnd w:id="9"/>
      <w:r w:rsidDel="00000000" w:rsidR="00000000" w:rsidRPr="00000000">
        <w:rPr>
          <w:rtl w:val="0"/>
        </w:rPr>
        <w:t xml:space="preserve">Operating Model of the Phase</w:t>
      </w:r>
    </w:p>
    <w:p w:rsidR="00000000" w:rsidDel="00000000" w:rsidP="00000000" w:rsidRDefault="00000000" w:rsidRPr="00000000" w14:paraId="000001D4">
      <w:pPr>
        <w:numPr>
          <w:ilvl w:val="0"/>
          <w:numId w:val="6"/>
        </w:numPr>
        <w:spacing w:after="0" w:afterAutospacing="0" w:lineRule="auto"/>
        <w:ind w:left="720" w:hanging="360"/>
        <w:rPr>
          <w:color w:val="52525b"/>
          <w:u w:val="none"/>
        </w:rPr>
      </w:pPr>
      <w:r w:rsidDel="00000000" w:rsidR="00000000" w:rsidRPr="00000000">
        <w:rPr>
          <w:color w:val="52525b"/>
          <w:rtl w:val="0"/>
        </w:rPr>
        <w:t xml:space="preserve">Fully remote execution</w:t>
      </w:r>
    </w:p>
    <w:p w:rsidR="00000000" w:rsidDel="00000000" w:rsidP="00000000" w:rsidRDefault="00000000" w:rsidRPr="00000000" w14:paraId="000001D5">
      <w:pPr>
        <w:numPr>
          <w:ilvl w:val="0"/>
          <w:numId w:val="6"/>
        </w:numPr>
        <w:spacing w:after="0" w:afterAutospacing="0" w:lineRule="auto"/>
        <w:ind w:left="720" w:hanging="360"/>
        <w:rPr>
          <w:color w:val="52525b"/>
          <w:u w:val="none"/>
        </w:rPr>
      </w:pPr>
      <w:r w:rsidDel="00000000" w:rsidR="00000000" w:rsidRPr="00000000">
        <w:rPr>
          <w:color w:val="52525b"/>
          <w:rtl w:val="0"/>
        </w:rPr>
        <w:t xml:space="preserve">Early engagement with leadership group</w:t>
      </w:r>
    </w:p>
    <w:p w:rsidR="00000000" w:rsidDel="00000000" w:rsidP="00000000" w:rsidRDefault="00000000" w:rsidRPr="00000000" w14:paraId="000001D6">
      <w:pPr>
        <w:numPr>
          <w:ilvl w:val="0"/>
          <w:numId w:val="6"/>
        </w:numPr>
        <w:spacing w:after="0" w:afterAutospacing="0" w:lineRule="auto"/>
        <w:ind w:left="720" w:hanging="360"/>
        <w:rPr>
          <w:color w:val="52525b"/>
          <w:u w:val="none"/>
        </w:rPr>
      </w:pPr>
      <w:r w:rsidDel="00000000" w:rsidR="00000000" w:rsidRPr="00000000">
        <w:rPr>
          <w:color w:val="52525b"/>
          <w:rtl w:val="0"/>
        </w:rPr>
        <w:t xml:space="preserve">Initial cadence of working sessions established</w:t>
      </w:r>
    </w:p>
    <w:p w:rsidR="00000000" w:rsidDel="00000000" w:rsidP="00000000" w:rsidRDefault="00000000" w:rsidRPr="00000000" w14:paraId="000001D7">
      <w:pPr>
        <w:numPr>
          <w:ilvl w:val="0"/>
          <w:numId w:val="6"/>
        </w:numPr>
        <w:spacing w:after="0" w:afterAutospacing="0" w:lineRule="auto"/>
        <w:ind w:left="720" w:hanging="360"/>
        <w:rPr>
          <w:color w:val="52525b"/>
          <w:u w:val="none"/>
        </w:rPr>
      </w:pPr>
      <w:r w:rsidDel="00000000" w:rsidR="00000000" w:rsidRPr="00000000">
        <w:rPr>
          <w:color w:val="52525b"/>
          <w:rtl w:val="0"/>
        </w:rPr>
        <w:t xml:space="preserve">Stakeholders identified and aligned</w:t>
      </w:r>
    </w:p>
    <w:p w:rsidR="00000000" w:rsidDel="00000000" w:rsidP="00000000" w:rsidRDefault="00000000" w:rsidRPr="00000000" w14:paraId="000001D8">
      <w:pPr>
        <w:numPr>
          <w:ilvl w:val="0"/>
          <w:numId w:val="6"/>
        </w:numPr>
        <w:spacing w:after="160" w:lineRule="auto"/>
        <w:ind w:left="720" w:hanging="360"/>
        <w:rPr>
          <w:color w:val="52525b"/>
          <w:u w:val="none"/>
        </w:rPr>
      </w:pPr>
      <w:r w:rsidDel="00000000" w:rsidR="00000000" w:rsidRPr="00000000">
        <w:rPr>
          <w:color w:val="52525b"/>
          <w:rtl w:val="0"/>
        </w:rPr>
        <w:t xml:space="preserve">Discovery sessions pre-scheduled</w:t>
      </w:r>
    </w:p>
    <w:p w:rsidR="00000000" w:rsidDel="00000000" w:rsidP="00000000" w:rsidRDefault="00000000" w:rsidRPr="00000000" w14:paraId="000001D9">
      <w:pPr>
        <w:pStyle w:val="Heading2"/>
        <w:spacing w:after="80" w:before="360" w:lineRule="auto"/>
        <w:rPr/>
      </w:pPr>
      <w:bookmarkStart w:colFirst="0" w:colLast="0" w:name="_heading=h.j6ip1q5hu66j" w:id="10"/>
      <w:bookmarkEnd w:id="10"/>
      <w:r w:rsidDel="00000000" w:rsidR="00000000" w:rsidRPr="00000000">
        <w:rPr>
          <w:rtl w:val="0"/>
        </w:rPr>
        <w:t xml:space="preserve">What This Phase Does Not Do</w:t>
      </w:r>
    </w:p>
    <w:p w:rsidR="00000000" w:rsidDel="00000000" w:rsidP="00000000" w:rsidRDefault="00000000" w:rsidRPr="00000000" w14:paraId="000001DA">
      <w:pPr>
        <w:numPr>
          <w:ilvl w:val="0"/>
          <w:numId w:val="21"/>
        </w:numPr>
        <w:spacing w:after="0" w:afterAutospacing="0" w:before="240" w:lineRule="auto"/>
        <w:ind w:left="720" w:hanging="360"/>
        <w:rPr>
          <w:color w:val="52525b"/>
        </w:rPr>
      </w:pPr>
      <w:r w:rsidDel="00000000" w:rsidR="00000000" w:rsidRPr="00000000">
        <w:rPr>
          <w:color w:val="52525b"/>
          <w:rtl w:val="0"/>
        </w:rPr>
        <w:t xml:space="preserve">No process redesign</w:t>
      </w:r>
    </w:p>
    <w:p w:rsidR="00000000" w:rsidDel="00000000" w:rsidP="00000000" w:rsidRDefault="00000000" w:rsidRPr="00000000" w14:paraId="000001DB">
      <w:pPr>
        <w:numPr>
          <w:ilvl w:val="0"/>
          <w:numId w:val="21"/>
        </w:numPr>
        <w:spacing w:after="0" w:afterAutospacing="0" w:before="0" w:beforeAutospacing="0" w:lineRule="auto"/>
        <w:ind w:left="720" w:hanging="360"/>
        <w:rPr>
          <w:color w:val="52525b"/>
        </w:rPr>
      </w:pPr>
      <w:r w:rsidDel="00000000" w:rsidR="00000000" w:rsidRPr="00000000">
        <w:rPr>
          <w:color w:val="52525b"/>
          <w:rtl w:val="0"/>
        </w:rPr>
        <w:t xml:space="preserve">No system changes</w:t>
      </w:r>
    </w:p>
    <w:p w:rsidR="00000000" w:rsidDel="00000000" w:rsidP="00000000" w:rsidRDefault="00000000" w:rsidRPr="00000000" w14:paraId="000001DC">
      <w:pPr>
        <w:numPr>
          <w:ilvl w:val="0"/>
          <w:numId w:val="21"/>
        </w:numPr>
        <w:spacing w:after="240" w:before="0" w:beforeAutospacing="0" w:lineRule="auto"/>
        <w:ind w:left="720" w:hanging="360"/>
        <w:rPr>
          <w:color w:val="52525b"/>
        </w:rPr>
      </w:pPr>
      <w:r w:rsidDel="00000000" w:rsidR="00000000" w:rsidRPr="00000000">
        <w:rPr>
          <w:color w:val="52525b"/>
          <w:rtl w:val="0"/>
        </w:rPr>
        <w:t xml:space="preserve">No implementation decisions</w:t>
      </w:r>
    </w:p>
    <w:p w:rsidR="00000000" w:rsidDel="00000000" w:rsidP="00000000" w:rsidRDefault="00000000" w:rsidRPr="00000000" w14:paraId="000001DD">
      <w:pPr>
        <w:spacing w:after="240" w:before="240" w:lineRule="auto"/>
        <w:rPr>
          <w:color w:val="52525b"/>
        </w:rPr>
      </w:pPr>
      <w:r w:rsidDel="00000000" w:rsidR="00000000" w:rsidRPr="00000000">
        <w:rPr>
          <w:color w:val="52525b"/>
          <w:rtl w:val="0"/>
        </w:rPr>
        <w:t xml:space="preserve">This phase builds clarity — not solutions.</w:t>
      </w:r>
    </w:p>
    <w:p w:rsidR="00000000" w:rsidDel="00000000" w:rsidP="00000000" w:rsidRDefault="00000000" w:rsidRPr="00000000" w14:paraId="000001DE">
      <w:pPr>
        <w:spacing w:after="160" w:lineRule="auto"/>
        <w:rPr>
          <w:color w:val="52525b"/>
        </w:rPr>
      </w:pPr>
      <w:r w:rsidDel="00000000" w:rsidR="00000000" w:rsidRPr="00000000">
        <w:rPr>
          <w:rtl w:val="0"/>
        </w:rPr>
      </w:r>
    </w:p>
    <w:p w:rsidR="00000000" w:rsidDel="00000000" w:rsidP="00000000" w:rsidRDefault="00000000" w:rsidRPr="00000000" w14:paraId="000001DF">
      <w:pPr>
        <w:pStyle w:val="Heading2"/>
        <w:spacing w:after="150" w:before="300" w:lineRule="auto"/>
        <w:rPr/>
      </w:pPr>
      <w:bookmarkStart w:colFirst="0" w:colLast="0" w:name="_heading=h.icndmxz5qx7m" w:id="11"/>
      <w:bookmarkEnd w:id="11"/>
      <w:r w:rsidDel="00000000" w:rsidR="00000000" w:rsidRPr="00000000">
        <w:rPr/>
        <w:drawing>
          <wp:inline distB="114300" distT="114300" distL="114300" distR="114300">
            <wp:extent cx="5943600" cy="21971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pPr>
      <w:r w:rsidDel="00000000" w:rsidR="00000000" w:rsidRPr="00000000">
        <w:br w:type="page"/>
      </w:r>
      <w:r w:rsidDel="00000000" w:rsidR="00000000" w:rsidRPr="00000000">
        <w:rPr>
          <w:rtl w:val="0"/>
        </w:rPr>
      </w:r>
    </w:p>
    <w:p w:rsidR="00000000" w:rsidDel="00000000" w:rsidP="00000000" w:rsidRDefault="00000000" w:rsidRPr="00000000" w14:paraId="000001E1">
      <w:pPr>
        <w:rPr/>
      </w:pPr>
      <w:r w:rsidDel="00000000" w:rsidR="00000000" w:rsidRPr="00000000">
        <w:rPr>
          <w:rFonts w:ascii="Consolas" w:cs="Consolas" w:eastAsia="Consolas" w:hAnsi="Consolas"/>
          <w:b w:val="1"/>
          <w:bCs w:val="1"/>
          <w:color w:val="7a7ae6"/>
          <w:sz w:val="18"/>
          <w:szCs w:val="18"/>
          <w:rtl w:val="0"/>
        </w:rPr>
        <w:t xml:space="preserve">PHASE 2 - DISCOVERY</w:t>
      </w:r>
      <w:r w:rsidDel="00000000" w:rsidR="00000000" w:rsidRPr="00000000">
        <w:rPr>
          <w:rtl w:val="0"/>
        </w:rPr>
      </w:r>
    </w:p>
    <w:p w:rsidR="00000000" w:rsidDel="00000000" w:rsidP="00000000" w:rsidRDefault="00000000" w:rsidRPr="00000000" w14:paraId="000001E2">
      <w:pPr>
        <w:pStyle w:val="Heading1"/>
        <w:jc w:val="left"/>
        <w:rPr/>
      </w:pPr>
      <w:bookmarkStart w:colFirst="0" w:colLast="0" w:name="_heading=h.redqnug4id4v" w:id="12"/>
      <w:bookmarkEnd w:id="12"/>
      <w:r w:rsidDel="00000000" w:rsidR="00000000" w:rsidRPr="00000000">
        <w:rPr>
          <w:rtl w:val="0"/>
        </w:rPr>
        <w:t xml:space="preserve">From Visibility to Validated Understanding</w:t>
      </w:r>
    </w:p>
    <w:p w:rsidR="00000000" w:rsidDel="00000000" w:rsidP="00000000" w:rsidRDefault="00000000" w:rsidRPr="00000000" w14:paraId="000001E3">
      <w:pPr>
        <w:spacing w:after="160" w:lineRule="auto"/>
        <w:rPr>
          <w:color w:val="52525b"/>
        </w:rPr>
      </w:pPr>
      <w:r w:rsidDel="00000000" w:rsidR="00000000" w:rsidRPr="00000000">
        <w:rPr>
          <w:color w:val="52525b"/>
          <w:rtl w:val="0"/>
        </w:rPr>
        <w:t xml:space="preserve">Building on the foundation established during Intake, this phase moves into direct observation and engagement with the organization. It combines qualitative and quantitative inputs — interviews, workflow observation, and system validation — to reconstruct how the business actually operates in practice.</w:t>
      </w:r>
    </w:p>
    <w:p w:rsidR="00000000" w:rsidDel="00000000" w:rsidP="00000000" w:rsidRDefault="00000000" w:rsidRPr="00000000" w14:paraId="000001E4">
      <w:pPr>
        <w:spacing w:after="160" w:lineRule="auto"/>
        <w:rPr>
          <w:color w:val="52525b"/>
        </w:rPr>
      </w:pPr>
      <w:r w:rsidDel="00000000" w:rsidR="00000000" w:rsidRPr="00000000">
        <w:rPr>
          <w:color w:val="52525b"/>
          <w:rtl w:val="0"/>
        </w:rPr>
        <w:t xml:space="preserve">Rather than relying on documentation or perception, Discovery tests assumptions against reality. It identifies where workflows break, where decisions stall, where systems fail to connect, and where inefficiencies compound across the operation.</w:t>
      </w:r>
    </w:p>
    <w:p w:rsidR="00000000" w:rsidDel="00000000" w:rsidP="00000000" w:rsidRDefault="00000000" w:rsidRPr="00000000" w14:paraId="000001E5">
      <w:pPr>
        <w:spacing w:after="160" w:lineRule="auto"/>
        <w:rPr>
          <w:color w:val="52525b"/>
        </w:rPr>
      </w:pPr>
      <w:r w:rsidDel="00000000" w:rsidR="00000000" w:rsidRPr="00000000">
        <w:rPr>
          <w:color w:val="52525b"/>
          <w:rtl w:val="0"/>
        </w:rPr>
        <w:t xml:space="preserve">This phase produces a validated diagnosis of the current state — grounded in evidence, not interpretation.</w:t>
      </w:r>
      <w:r w:rsidDel="00000000" w:rsidR="00000000" w:rsidRPr="00000000">
        <w:rPr>
          <w:rtl w:val="0"/>
        </w:rPr>
      </w:r>
    </w:p>
    <w:p w:rsidR="00000000" w:rsidDel="00000000" w:rsidP="00000000" w:rsidRDefault="00000000" w:rsidRPr="00000000" w14:paraId="000001E6">
      <w:pPr>
        <w:spacing w:after="160" w:lineRule="auto"/>
        <w:ind w:left="720" w:firstLine="0"/>
        <w:rPr>
          <w:color w:val="52525b"/>
        </w:rPr>
      </w:pPr>
      <w:r w:rsidDel="00000000" w:rsidR="00000000" w:rsidRPr="00000000">
        <w:rPr>
          <w:rtl w:val="0"/>
        </w:rPr>
      </w:r>
    </w:p>
    <w:sdt>
      <w:sdtPr>
        <w:lock w:val="contentLocked"/>
        <w:id w:val="-487760484"/>
        <w:tag w:val="goog_rdk_354"/>
      </w:sdtPr>
      <w:sdtContent>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1E7">
                <w:pPr>
                  <w:spacing w:after="20" w:lineRule="auto"/>
                  <w:jc w:val="center"/>
                  <w:rPr/>
                </w:pPr>
                <w:r w:rsidDel="00000000" w:rsidR="00000000" w:rsidRPr="00000000">
                  <w:rPr>
                    <w:rFonts w:ascii="Consolas" w:cs="Consolas" w:eastAsia="Consolas" w:hAnsi="Consolas"/>
                    <w:b w:val="1"/>
                    <w:bCs w:val="1"/>
                    <w:color w:val="7a7ae6"/>
                    <w:sz w:val="32"/>
                    <w:szCs w:val="32"/>
                    <w:rtl w:val="0"/>
                  </w:rPr>
                  <w:t xml:space="preserve">2 mo</w:t>
                </w:r>
                <w:r w:rsidDel="00000000" w:rsidR="00000000" w:rsidRPr="00000000">
                  <w:rPr>
                    <w:rtl w:val="0"/>
                  </w:rPr>
                </w:r>
              </w:p>
              <w:p w:rsidR="00000000" w:rsidDel="00000000" w:rsidP="00000000" w:rsidRDefault="00000000" w:rsidRPr="00000000" w14:paraId="000001E8">
                <w:pPr>
                  <w:jc w:val="center"/>
                  <w:rPr/>
                </w:pPr>
                <w:r w:rsidDel="00000000" w:rsidR="00000000" w:rsidRPr="00000000">
                  <w:rPr>
                    <w:rFonts w:ascii="Consolas" w:cs="Consolas" w:eastAsia="Consolas" w:hAnsi="Consolas"/>
                    <w:color w:val="52525b"/>
                    <w:sz w:val="14"/>
                    <w:szCs w:val="14"/>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1E9">
                <w:pPr>
                  <w:spacing w:after="20" w:lineRule="auto"/>
                  <w:jc w:val="center"/>
                  <w:rPr/>
                </w:pPr>
                <w:r w:rsidDel="00000000" w:rsidR="00000000" w:rsidRPr="00000000">
                  <w:rPr>
                    <w:rFonts w:ascii="Consolas" w:cs="Consolas" w:eastAsia="Consolas" w:hAnsi="Consolas"/>
                    <w:b w:val="1"/>
                    <w:bCs w:val="1"/>
                    <w:color w:val="7a7ae6"/>
                    <w:sz w:val="32"/>
                    <w:szCs w:val="32"/>
                    <w:rtl w:val="0"/>
                  </w:rPr>
                  <w:t xml:space="preserve">HYBRID</w:t>
                </w:r>
                <w:r w:rsidDel="00000000" w:rsidR="00000000" w:rsidRPr="00000000">
                  <w:rPr>
                    <w:rtl w:val="0"/>
                  </w:rPr>
                </w:r>
              </w:p>
              <w:p w:rsidR="00000000" w:rsidDel="00000000" w:rsidP="00000000" w:rsidRDefault="00000000" w:rsidRPr="00000000" w14:paraId="000001EA">
                <w:pPr>
                  <w:jc w:val="center"/>
                  <w:rPr/>
                </w:pPr>
                <w:r w:rsidDel="00000000" w:rsidR="00000000" w:rsidRPr="00000000">
                  <w:rPr>
                    <w:rFonts w:ascii="Consolas" w:cs="Consolas" w:eastAsia="Consolas" w:hAnsi="Consolas"/>
                    <w:color w:val="52525b"/>
                    <w:sz w:val="14"/>
                    <w:szCs w:val="14"/>
                    <w:rtl w:val="0"/>
                  </w:rPr>
                  <w:t xml:space="preserve">COLLABORATION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1EB">
                <w:pPr>
                  <w:spacing w:after="20" w:lineRule="auto"/>
                  <w:jc w:val="center"/>
                  <w:rPr/>
                </w:pPr>
                <w:r w:rsidDel="00000000" w:rsidR="00000000" w:rsidRPr="00000000">
                  <w:rPr>
                    <w:rFonts w:ascii="Consolas" w:cs="Consolas" w:eastAsia="Consolas" w:hAnsi="Consolas"/>
                    <w:b w:val="1"/>
                    <w:bCs w:val="1"/>
                    <w:color w:val="7a7ae6"/>
                    <w:sz w:val="32"/>
                    <w:szCs w:val="32"/>
                    <w:rtl w:val="0"/>
                  </w:rPr>
                  <w:t xml:space="preserve">5</w:t>
                </w:r>
                <w:r w:rsidDel="00000000" w:rsidR="00000000" w:rsidRPr="00000000">
                  <w:rPr>
                    <w:rtl w:val="0"/>
                  </w:rPr>
                </w:r>
              </w:p>
              <w:p w:rsidR="00000000" w:rsidDel="00000000" w:rsidP="00000000" w:rsidRDefault="00000000" w:rsidRPr="00000000" w14:paraId="000001EC">
                <w:pPr>
                  <w:jc w:val="center"/>
                  <w:rPr/>
                </w:pPr>
                <w:r w:rsidDel="00000000" w:rsidR="00000000" w:rsidRPr="00000000">
                  <w:rPr>
                    <w:rFonts w:ascii="Consolas" w:cs="Consolas" w:eastAsia="Consolas" w:hAnsi="Consolas"/>
                    <w:color w:val="52525b"/>
                    <w:sz w:val="14"/>
                    <w:szCs w:val="14"/>
                    <w:rtl w:val="0"/>
                  </w:rPr>
                  <w:t xml:space="preserve">PILLARS ASSESSED</w:t>
                </w:r>
                <w:r w:rsidDel="00000000" w:rsidR="00000000" w:rsidRPr="00000000">
                  <w:rPr>
                    <w:rtl w:val="0"/>
                  </w:rPr>
                </w:r>
              </w:p>
              <w:p w:rsidR="00000000" w:rsidDel="00000000" w:rsidP="00000000" w:rsidRDefault="00000000" w:rsidRPr="00000000" w14:paraId="000001ED">
                <w:pPr>
                  <w:jc w:val="left"/>
                  <w:rPr>
                    <w:rFonts w:ascii="Consolas" w:cs="Consolas" w:eastAsia="Consolas" w:hAnsi="Consolas"/>
                    <w:color w:val="52525b"/>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1EE">
                <w:pPr>
                  <w:spacing w:after="20" w:lineRule="auto"/>
                  <w:jc w:val="center"/>
                  <w:rPr/>
                </w:pPr>
                <w:r w:rsidDel="00000000" w:rsidR="00000000" w:rsidRPr="00000000">
                  <w:rPr>
                    <w:rFonts w:ascii="Consolas" w:cs="Consolas" w:eastAsia="Consolas" w:hAnsi="Consolas"/>
                    <w:b w:val="1"/>
                    <w:bCs w:val="1"/>
                    <w:color w:val="7a7ae6"/>
                    <w:sz w:val="32"/>
                    <w:szCs w:val="32"/>
                    <w:rtl w:val="0"/>
                  </w:rPr>
                  <w:t xml:space="preserve">1</w:t>
                </w:r>
                <w:r w:rsidDel="00000000" w:rsidR="00000000" w:rsidRPr="00000000">
                  <w:rPr>
                    <w:rtl w:val="0"/>
                  </w:rPr>
                </w:r>
              </w:p>
              <w:p w:rsidR="00000000" w:rsidDel="00000000" w:rsidP="00000000" w:rsidRDefault="00000000" w:rsidRPr="00000000" w14:paraId="000001EF">
                <w:pPr>
                  <w:jc w:val="center"/>
                  <w:rPr/>
                </w:pPr>
                <w:r w:rsidDel="00000000" w:rsidR="00000000" w:rsidRPr="00000000">
                  <w:rPr>
                    <w:rFonts w:ascii="Consolas" w:cs="Consolas" w:eastAsia="Consolas" w:hAnsi="Consolas"/>
                    <w:color w:val="52525b"/>
                    <w:sz w:val="14"/>
                    <w:szCs w:val="14"/>
                    <w:rtl w:val="0"/>
                  </w:rPr>
                  <w:t xml:space="preserve">TRANSFORMATION ROADMAP</w:t>
                </w:r>
                <w:r w:rsidDel="00000000" w:rsidR="00000000" w:rsidRPr="00000000">
                  <w:rPr>
                    <w:rtl w:val="0"/>
                  </w:rPr>
                </w:r>
              </w:p>
            </w:tc>
          </w:tr>
        </w:tbl>
      </w:sdtContent>
    </w:sdt>
    <w:p w:rsidR="00000000" w:rsidDel="00000000" w:rsidP="00000000" w:rsidRDefault="00000000" w:rsidRPr="00000000" w14:paraId="000001F0">
      <w:pPr>
        <w:pStyle w:val="Heading2"/>
        <w:rPr>
          <w:color w:val="52525b"/>
        </w:rPr>
      </w:pPr>
      <w:bookmarkStart w:colFirst="0" w:colLast="0" w:name="_heading=h.xieq84aikqzq" w:id="13"/>
      <w:bookmarkEnd w:id="13"/>
      <w:r w:rsidDel="00000000" w:rsidR="00000000" w:rsidRPr="00000000">
        <w:rPr>
          <w:rtl w:val="0"/>
        </w:rPr>
      </w:r>
    </w:p>
    <w:p w:rsidR="00000000" w:rsidDel="00000000" w:rsidP="00000000" w:rsidRDefault="00000000" w:rsidRPr="00000000" w14:paraId="000001F1">
      <w:pPr>
        <w:pStyle w:val="Heading2"/>
        <w:rPr/>
      </w:pPr>
      <w:bookmarkStart w:colFirst="0" w:colLast="0" w:name="_heading=h.vjairs6s9wtx" w:id="14"/>
      <w:bookmarkEnd w:id="14"/>
      <w:r w:rsidDel="00000000" w:rsidR="00000000" w:rsidRPr="00000000">
        <w:rPr>
          <w:rtl w:val="0"/>
        </w:rPr>
        <w:t xml:space="preserve">Operating Model of the Phase</w:t>
      </w:r>
    </w:p>
    <w:p w:rsidR="00000000" w:rsidDel="00000000" w:rsidP="00000000" w:rsidRDefault="00000000" w:rsidRPr="00000000" w14:paraId="000001F2">
      <w:pPr>
        <w:numPr>
          <w:ilvl w:val="0"/>
          <w:numId w:val="6"/>
        </w:numPr>
        <w:spacing w:after="0" w:afterAutospacing="0" w:lineRule="auto"/>
        <w:ind w:left="720" w:hanging="360"/>
        <w:rPr>
          <w:color w:val="52525b"/>
        </w:rPr>
      </w:pPr>
      <w:r w:rsidDel="00000000" w:rsidR="00000000" w:rsidRPr="00000000">
        <w:rPr>
          <w:color w:val="52525b"/>
          <w:rtl w:val="0"/>
        </w:rPr>
        <w:t xml:space="preserve">Hybrid execution (on-site + remote)</w:t>
      </w:r>
    </w:p>
    <w:p w:rsidR="00000000" w:rsidDel="00000000" w:rsidP="00000000" w:rsidRDefault="00000000" w:rsidRPr="00000000" w14:paraId="000001F3">
      <w:pPr>
        <w:numPr>
          <w:ilvl w:val="0"/>
          <w:numId w:val="6"/>
        </w:numPr>
        <w:spacing w:after="0" w:afterAutospacing="0" w:lineRule="auto"/>
        <w:ind w:left="720" w:hanging="360"/>
        <w:rPr>
          <w:color w:val="52525b"/>
        </w:rPr>
      </w:pPr>
      <w:r w:rsidDel="00000000" w:rsidR="00000000" w:rsidRPr="00000000">
        <w:rPr>
          <w:color w:val="52525b"/>
          <w:rtl w:val="0"/>
        </w:rPr>
        <w:t xml:space="preserve">High-touch engagement with leadership and teams</w:t>
      </w:r>
    </w:p>
    <w:p w:rsidR="00000000" w:rsidDel="00000000" w:rsidP="00000000" w:rsidRDefault="00000000" w:rsidRPr="00000000" w14:paraId="000001F4">
      <w:pPr>
        <w:numPr>
          <w:ilvl w:val="0"/>
          <w:numId w:val="6"/>
        </w:numPr>
        <w:spacing w:after="0" w:afterAutospacing="0" w:lineRule="auto"/>
        <w:ind w:left="720" w:hanging="360"/>
        <w:rPr>
          <w:color w:val="52525b"/>
        </w:rPr>
      </w:pPr>
      <w:r w:rsidDel="00000000" w:rsidR="00000000" w:rsidRPr="00000000">
        <w:rPr>
          <w:color w:val="52525b"/>
          <w:rtl w:val="0"/>
        </w:rPr>
        <w:t xml:space="preserve">Direct observation of workflows in action</w:t>
      </w:r>
    </w:p>
    <w:p w:rsidR="00000000" w:rsidDel="00000000" w:rsidP="00000000" w:rsidRDefault="00000000" w:rsidRPr="00000000" w14:paraId="000001F5">
      <w:pPr>
        <w:numPr>
          <w:ilvl w:val="0"/>
          <w:numId w:val="6"/>
        </w:numPr>
        <w:spacing w:after="0" w:afterAutospacing="0" w:lineRule="auto"/>
        <w:ind w:left="720" w:hanging="360"/>
        <w:rPr>
          <w:color w:val="52525b"/>
        </w:rPr>
      </w:pPr>
      <w:r w:rsidDel="00000000" w:rsidR="00000000" w:rsidRPr="00000000">
        <w:rPr>
          <w:color w:val="52525b"/>
          <w:rtl w:val="0"/>
        </w:rPr>
        <w:t xml:space="preserve">Iterative validation of findings with stakeholders</w:t>
      </w:r>
    </w:p>
    <w:p w:rsidR="00000000" w:rsidDel="00000000" w:rsidP="00000000" w:rsidRDefault="00000000" w:rsidRPr="00000000" w14:paraId="000001F6">
      <w:pPr>
        <w:numPr>
          <w:ilvl w:val="0"/>
          <w:numId w:val="6"/>
        </w:numPr>
        <w:spacing w:after="160" w:lineRule="auto"/>
        <w:ind w:left="720" w:hanging="360"/>
        <w:rPr>
          <w:color w:val="52525b"/>
        </w:rPr>
      </w:pPr>
      <w:r w:rsidDel="00000000" w:rsidR="00000000" w:rsidRPr="00000000">
        <w:rPr>
          <w:color w:val="52525b"/>
          <w:rtl w:val="0"/>
        </w:rPr>
        <w:t xml:space="preserve">Continuous refinement of hypotheses</w:t>
      </w:r>
    </w:p>
    <w:p w:rsidR="00000000" w:rsidDel="00000000" w:rsidP="00000000" w:rsidRDefault="00000000" w:rsidRPr="00000000" w14:paraId="000001F7">
      <w:pPr>
        <w:pStyle w:val="Heading2"/>
        <w:spacing w:after="80" w:before="360" w:lineRule="auto"/>
        <w:rPr>
          <w:rFonts w:ascii="Calibri" w:cs="Calibri" w:eastAsia="Calibri" w:hAnsi="Calibri"/>
          <w:color w:val="52525b"/>
          <w:sz w:val="34"/>
          <w:szCs w:val="34"/>
        </w:rPr>
      </w:pPr>
      <w:bookmarkStart w:colFirst="0" w:colLast="0" w:name="_heading=h.b9akskjrh58d" w:id="15"/>
      <w:bookmarkEnd w:id="15"/>
      <w:r w:rsidDel="00000000" w:rsidR="00000000" w:rsidRPr="00000000">
        <w:rPr>
          <w:rFonts w:ascii="Calibri" w:cs="Calibri" w:eastAsia="Calibri" w:hAnsi="Calibri"/>
          <w:color w:val="52525b"/>
          <w:sz w:val="34"/>
          <w:szCs w:val="34"/>
          <w:rtl w:val="0"/>
        </w:rPr>
        <w:t xml:space="preserve">Outcome</w:t>
      </w:r>
    </w:p>
    <w:p w:rsidR="00000000" w:rsidDel="00000000" w:rsidP="00000000" w:rsidRDefault="00000000" w:rsidRPr="00000000" w14:paraId="000001F8">
      <w:pPr>
        <w:numPr>
          <w:ilvl w:val="0"/>
          <w:numId w:val="19"/>
        </w:numPr>
        <w:spacing w:after="0" w:afterAutospacing="0" w:before="240" w:lineRule="auto"/>
        <w:ind w:left="720" w:hanging="360"/>
        <w:rPr>
          <w:color w:val="52525b"/>
        </w:rPr>
      </w:pPr>
      <w:r w:rsidDel="00000000" w:rsidR="00000000" w:rsidRPr="00000000">
        <w:rPr>
          <w:b w:val="1"/>
          <w:bCs w:val="1"/>
          <w:color w:val="52525b"/>
          <w:rtl w:val="0"/>
        </w:rPr>
        <w:t xml:space="preserve">Current-State Report:</w:t>
      </w:r>
      <w:r w:rsidDel="00000000" w:rsidR="00000000" w:rsidRPr="00000000">
        <w:rPr>
          <w:color w:val="52525b"/>
          <w:rtl w:val="0"/>
        </w:rPr>
        <w:t xml:space="preserve"> A validated, end-to-end diagnosis of workflows, systems, data, and decision-making</w:t>
      </w:r>
    </w:p>
    <w:p w:rsidR="00000000" w:rsidDel="00000000" w:rsidP="00000000" w:rsidRDefault="00000000" w:rsidRPr="00000000" w14:paraId="000001F9">
      <w:pPr>
        <w:numPr>
          <w:ilvl w:val="0"/>
          <w:numId w:val="19"/>
        </w:numPr>
        <w:spacing w:after="240" w:before="0" w:beforeAutospacing="0" w:lineRule="auto"/>
        <w:ind w:left="720" w:hanging="360"/>
        <w:rPr>
          <w:color w:val="52525b"/>
        </w:rPr>
      </w:pPr>
      <w:r w:rsidDel="00000000" w:rsidR="00000000" w:rsidRPr="00000000">
        <w:rPr>
          <w:b w:val="1"/>
          <w:bCs w:val="1"/>
          <w:color w:val="52525b"/>
          <w:rtl w:val="0"/>
        </w:rPr>
        <w:t xml:space="preserve">Transformation Roadmap:</w:t>
      </w:r>
      <w:r w:rsidDel="00000000" w:rsidR="00000000" w:rsidRPr="00000000">
        <w:rPr>
          <w:color w:val="52525b"/>
          <w:rtl w:val="0"/>
        </w:rPr>
        <w:t xml:space="preserve"> A prioritized and sequenced set of initiatives defining how the operation will be redesigned</w:t>
      </w:r>
    </w:p>
    <w:p w:rsidR="00000000" w:rsidDel="00000000" w:rsidP="00000000" w:rsidRDefault="00000000" w:rsidRPr="00000000" w14:paraId="000001FA">
      <w:pPr>
        <w:rPr>
          <w:color w:val="52525b"/>
        </w:rPr>
      </w:pPr>
      <w:r w:rsidDel="00000000" w:rsidR="00000000" w:rsidRPr="00000000">
        <w:rPr/>
        <w:drawing>
          <wp:inline distB="114300" distT="114300" distL="114300" distR="114300">
            <wp:extent cx="5943600" cy="27940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pStyle w:val="Heading2"/>
        <w:spacing w:after="150" w:before="300" w:lineRule="auto"/>
        <w:rPr/>
      </w:pPr>
      <w:bookmarkStart w:colFirst="0" w:colLast="0" w:name="_heading=h.g7pk0dpc18dl" w:id="16"/>
      <w:bookmarkEnd w:id="16"/>
      <w:r w:rsidDel="00000000" w:rsidR="00000000" w:rsidRPr="00000000">
        <w:rPr>
          <w:rtl w:val="0"/>
        </w:rPr>
      </w:r>
    </w:p>
    <w:p w:rsidR="00000000" w:rsidDel="00000000" w:rsidP="00000000" w:rsidRDefault="00000000" w:rsidRPr="00000000" w14:paraId="000001FC">
      <w:pPr>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spacing w:after="60" w:before="120" w:lineRule="auto"/>
        <w:rPr>
          <w:rFonts w:ascii="Consolas" w:cs="Consolas" w:eastAsia="Consolas" w:hAnsi="Consolas"/>
          <w:b w:val="1"/>
          <w:bCs w:val="1"/>
          <w:color w:val="7a7ae6"/>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FF">
      <w:pPr>
        <w:spacing w:after="60" w:before="120" w:lineRule="auto"/>
        <w:rPr>
          <w:rFonts w:ascii="Consolas" w:cs="Consolas" w:eastAsia="Consolas" w:hAnsi="Consolas"/>
          <w:b w:val="1"/>
          <w:bCs w:val="1"/>
          <w:color w:val="7a7ae6"/>
          <w:sz w:val="18"/>
          <w:szCs w:val="18"/>
        </w:rPr>
      </w:pPr>
      <w:r w:rsidDel="00000000" w:rsidR="00000000" w:rsidRPr="00000000">
        <w:rPr>
          <w:rFonts w:ascii="Consolas" w:cs="Consolas" w:eastAsia="Consolas" w:hAnsi="Consolas"/>
          <w:b w:val="1"/>
          <w:bCs w:val="1"/>
          <w:color w:val="7a7ae6"/>
          <w:sz w:val="18"/>
          <w:szCs w:val="18"/>
          <w:rtl w:val="0"/>
        </w:rPr>
        <w:t xml:space="preserve">00 - SERVICES &amp; INVESTMENT</w:t>
      </w:r>
    </w:p>
    <w:p w:rsidR="00000000" w:rsidDel="00000000" w:rsidP="00000000" w:rsidRDefault="00000000" w:rsidRPr="00000000" w14:paraId="00000200">
      <w:pPr>
        <w:spacing w:after="60" w:before="120" w:lineRule="auto"/>
        <w:rPr>
          <w:rFonts w:ascii="Consolas" w:cs="Consolas" w:eastAsia="Consolas" w:hAnsi="Consolas"/>
          <w:b w:val="1"/>
          <w:bCs w:val="1"/>
          <w:color w:val="7a7ae6"/>
          <w:sz w:val="18"/>
          <w:szCs w:val="18"/>
        </w:rPr>
      </w:pPr>
      <w:r w:rsidDel="00000000" w:rsidR="00000000" w:rsidRPr="00000000">
        <w:rPr>
          <w:rtl w:val="0"/>
        </w:rPr>
      </w:r>
    </w:p>
    <w:p w:rsidR="00000000" w:rsidDel="00000000" w:rsidP="00000000" w:rsidRDefault="00000000" w:rsidRPr="00000000" w14:paraId="00000201">
      <w:pPr>
        <w:spacing w:after="240" w:before="240" w:lineRule="auto"/>
        <w:rPr>
          <w:rFonts w:ascii="Consolas" w:cs="Consolas" w:eastAsia="Consolas" w:hAnsi="Consolas"/>
          <w:b w:val="1"/>
          <w:bCs w:val="1"/>
          <w:color w:val="7a7ae6"/>
          <w:sz w:val="18"/>
          <w:szCs w:val="18"/>
        </w:rPr>
      </w:pPr>
      <w:r w:rsidDel="00000000" w:rsidR="00000000" w:rsidRPr="00000000">
        <w:rPr>
          <w:rFonts w:ascii="Consolas" w:cs="Consolas" w:eastAsia="Consolas" w:hAnsi="Consolas"/>
          <w:b w:val="1"/>
          <w:bCs w:val="1"/>
          <w:color w:val="7a7ae6"/>
          <w:sz w:val="18"/>
          <w:szCs w:val="18"/>
          <w:rtl w:val="0"/>
        </w:rPr>
        <w:t xml:space="preserve">The engagement is structured as a phased service model — allowing Taylor to move from diagnosis to execution with clarity and control.</w:t>
      </w:r>
    </w:p>
    <w:p w:rsidR="00000000" w:rsidDel="00000000" w:rsidP="00000000" w:rsidRDefault="00000000" w:rsidRPr="00000000" w14:paraId="00000202">
      <w:pPr>
        <w:spacing w:after="240" w:before="240" w:lineRule="auto"/>
        <w:rPr>
          <w:rFonts w:ascii="Consolas" w:cs="Consolas" w:eastAsia="Consolas" w:hAnsi="Consolas"/>
          <w:b w:val="1"/>
          <w:bCs w:val="1"/>
          <w:color w:val="7a7ae6"/>
          <w:sz w:val="18"/>
          <w:szCs w:val="18"/>
        </w:rPr>
      </w:pPr>
      <w:r w:rsidDel="00000000" w:rsidR="00000000" w:rsidRPr="00000000">
        <w:rPr>
          <w:rFonts w:ascii="Consolas" w:cs="Consolas" w:eastAsia="Consolas" w:hAnsi="Consolas"/>
          <w:b w:val="1"/>
          <w:bCs w:val="1"/>
          <w:color w:val="7a7ae6"/>
          <w:sz w:val="18"/>
          <w:szCs w:val="18"/>
          <w:rtl w:val="0"/>
        </w:rPr>
        <w:t xml:space="preserve">Each phase is scoped independently, with a defined set of services, deliverables, and investment structure.</w:t>
      </w:r>
    </w:p>
    <w:p w:rsidR="00000000" w:rsidDel="00000000" w:rsidP="00000000" w:rsidRDefault="00000000" w:rsidRPr="00000000" w14:paraId="00000203">
      <w:pPr>
        <w:spacing w:after="60" w:before="120" w:lineRule="auto"/>
        <w:rPr>
          <w:rFonts w:ascii="Consolas" w:cs="Consolas" w:eastAsia="Consolas" w:hAnsi="Consolas"/>
          <w:b w:val="1"/>
          <w:bCs w:val="1"/>
          <w:color w:val="7a7ae6"/>
          <w:sz w:val="18"/>
          <w:szCs w:val="18"/>
        </w:rPr>
      </w:pPr>
      <w:r w:rsidDel="00000000" w:rsidR="00000000" w:rsidRPr="00000000">
        <w:rPr>
          <w:rtl w:val="0"/>
        </w:rPr>
      </w:r>
    </w:p>
    <w:p w:rsidR="00000000" w:rsidDel="00000000" w:rsidP="00000000" w:rsidRDefault="00000000" w:rsidRPr="00000000" w14:paraId="00000204">
      <w:pPr>
        <w:spacing w:after="160" w:lineRule="auto"/>
        <w:rPr>
          <w:color w:val="52525b"/>
        </w:rPr>
      </w:pPr>
      <w:r w:rsidDel="00000000" w:rsidR="00000000" w:rsidRPr="00000000">
        <w:rPr>
          <w:rtl w:val="0"/>
        </w:rPr>
      </w:r>
    </w:p>
    <w:sdt>
      <w:sdtPr>
        <w:lock w:val="contentLocked"/>
        <w:id w:val="-994189345"/>
        <w:tag w:val="goog_rdk_355"/>
      </w:sdtPr>
      <w:sdtContent>
        <w:tbl>
          <w:tblPr>
            <w:tblStyle w:val="Table2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410"/>
            <w:gridCol w:w="1410"/>
            <w:gridCol w:w="1735.0000000000011"/>
            <w:gridCol w:w="1519.9999999999989"/>
            <w:tblGridChange w:id="0">
              <w:tblGrid>
                <w:gridCol w:w="2850"/>
                <w:gridCol w:w="1410"/>
                <w:gridCol w:w="1410"/>
                <w:gridCol w:w="1735.0000000000011"/>
                <w:gridCol w:w="1519.9999999999989"/>
              </w:tblGrid>
            </w:tblGridChange>
          </w:tblGrid>
          <w:tr>
            <w:trPr>
              <w:cantSplit w:val="0"/>
              <w:trHeight w:val="50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after="160" w:lineRule="auto"/>
                  <w:jc w:val="center"/>
                  <w:rPr>
                    <w:color w:val="52525b"/>
                  </w:rPr>
                </w:pPr>
                <w:r w:rsidDel="00000000" w:rsidR="00000000" w:rsidRPr="00000000">
                  <w:rPr>
                    <w:b w:val="1"/>
                    <w:bCs w:val="1"/>
                    <w:color w:val="52525b"/>
                    <w:rtl w:val="0"/>
                  </w:rPr>
                  <w:t xml:space="preserve">Phase</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after="160" w:lineRule="auto"/>
                  <w:jc w:val="center"/>
                  <w:rPr>
                    <w:color w:val="52525b"/>
                  </w:rPr>
                </w:pPr>
                <w:r w:rsidDel="00000000" w:rsidR="00000000" w:rsidRPr="00000000">
                  <w:rPr>
                    <w:b w:val="1"/>
                    <w:bCs w:val="1"/>
                    <w:color w:val="52525b"/>
                    <w:rtl w:val="0"/>
                  </w:rPr>
                  <w:t xml:space="preserve">Duration</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after="160" w:lineRule="auto"/>
                  <w:jc w:val="center"/>
                  <w:rPr>
                    <w:color w:val="52525b"/>
                  </w:rPr>
                </w:pPr>
                <w:r w:rsidDel="00000000" w:rsidR="00000000" w:rsidRPr="00000000">
                  <w:rPr>
                    <w:b w:val="1"/>
                    <w:bCs w:val="1"/>
                    <w:color w:val="52525b"/>
                    <w:rtl w:val="0"/>
                  </w:rPr>
                  <w:t xml:space="preserve">Format</w:t>
                </w: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after="160" w:lineRule="auto"/>
                  <w:jc w:val="center"/>
                  <w:rPr>
                    <w:b w:val="1"/>
                    <w:bCs w:val="1"/>
                    <w:color w:val="52525b"/>
                  </w:rPr>
                </w:pPr>
                <w:r w:rsidDel="00000000" w:rsidR="00000000" w:rsidRPr="00000000">
                  <w:rPr>
                    <w:b w:val="1"/>
                    <w:bCs w:val="1"/>
                    <w:color w:val="52525b"/>
                    <w:rtl w:val="0"/>
                  </w:rPr>
                  <w:t xml:space="preserve">TRANSFORMAZ SERVICE</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after="160" w:lineRule="auto"/>
                  <w:jc w:val="center"/>
                  <w:rPr>
                    <w:color w:val="52525b"/>
                  </w:rPr>
                </w:pPr>
                <w:r w:rsidDel="00000000" w:rsidR="00000000" w:rsidRPr="00000000">
                  <w:rPr>
                    <w:b w:val="1"/>
                    <w:bCs w:val="1"/>
                    <w:color w:val="52525b"/>
                    <w:rtl w:val="0"/>
                  </w:rPr>
                  <w:t xml:space="preserve">Investment</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0A">
                <w:pPr>
                  <w:spacing w:after="160" w:lineRule="auto"/>
                  <w:rPr/>
                </w:pPr>
                <w:r w:rsidDel="00000000" w:rsidR="00000000" w:rsidRPr="00000000">
                  <w:rPr>
                    <w:b w:val="1"/>
                    <w:bCs w:val="1"/>
                    <w:rtl w:val="0"/>
                  </w:rPr>
                  <w:t xml:space="preserve">0 — PRE-ALIGNMENT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0B">
                <w:pPr>
                  <w:spacing w:after="160" w:lineRule="auto"/>
                  <w:rPr/>
                </w:pPr>
                <w:r w:rsidDel="00000000" w:rsidR="00000000" w:rsidRPr="00000000">
                  <w:rPr>
                    <w:rtl w:val="0"/>
                  </w:rPr>
                  <w:t xml:space="preserve">2-3 weeks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0C">
                <w:pPr>
                  <w:spacing w:after="160" w:lineRule="auto"/>
                  <w:rPr/>
                </w:pPr>
                <w:r w:rsidDel="00000000" w:rsidR="00000000" w:rsidRPr="00000000">
                  <w:rPr>
                    <w:rtl w:val="0"/>
                  </w:rPr>
                  <w:t xml:space="preserve">Remote</w:t>
                </w:r>
              </w:p>
            </w:tc>
            <w:tc>
              <w:tcPr>
                <w:vMerge w:val="restart"/>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0D">
                <w:pPr>
                  <w:spacing w:after="160" w:lineRule="auto"/>
                  <w:jc w:val="center"/>
                  <w:rPr>
                    <w:b w:val="1"/>
                    <w:bCs w:val="1"/>
                  </w:rPr>
                </w:pPr>
                <w:r w:rsidDel="00000000" w:rsidR="00000000" w:rsidRPr="00000000">
                  <w:rPr>
                    <w:b w:val="1"/>
                    <w:bCs w:val="1"/>
                    <w:rtl w:val="0"/>
                  </w:rPr>
                  <w:t xml:space="preserve">DIAGNOSIS</w:t>
                </w:r>
              </w:p>
            </w:tc>
            <w:tc>
              <w:tcPr>
                <w:vMerge w:val="restart"/>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0E">
                <w:pPr>
                  <w:spacing w:after="160" w:lineRule="auto"/>
                  <w:jc w:val="center"/>
                  <w:rPr/>
                </w:pPr>
                <w:r w:rsidDel="00000000" w:rsidR="00000000" w:rsidRPr="00000000">
                  <w:rPr>
                    <w:rtl w:val="0"/>
                  </w:rPr>
                </w:r>
              </w:p>
              <w:p w:rsidR="00000000" w:rsidDel="00000000" w:rsidP="00000000" w:rsidRDefault="00000000" w:rsidRPr="00000000" w14:paraId="0000020F">
                <w:pPr>
                  <w:spacing w:after="160" w:lineRule="auto"/>
                  <w:rPr/>
                </w:pPr>
                <w:r w:rsidDel="00000000" w:rsidR="00000000" w:rsidRPr="00000000">
                  <w:rPr>
                    <w:rtl w:val="0"/>
                  </w:rPr>
                  <w:t xml:space="preserve"> Fixed project fee</w:t>
                </w:r>
              </w:p>
              <w:p w:rsidR="00000000" w:rsidDel="00000000" w:rsidP="00000000" w:rsidRDefault="00000000" w:rsidRPr="00000000" w14:paraId="00000210">
                <w:pPr>
                  <w:spacing w:after="160" w:lineRule="auto"/>
                  <w:jc w:val="cente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1">
                <w:pPr>
                  <w:spacing w:after="160" w:lineRule="auto"/>
                  <w:rPr/>
                </w:pPr>
                <w:r w:rsidDel="00000000" w:rsidR="00000000" w:rsidRPr="00000000">
                  <w:rPr>
                    <w:b w:val="1"/>
                    <w:bCs w:val="1"/>
                    <w:rtl w:val="0"/>
                  </w:rPr>
                  <w:t xml:space="preserve">1 — INTAKE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2">
                <w:pPr>
                  <w:spacing w:after="160" w:lineRule="auto"/>
                  <w:rPr/>
                </w:pPr>
                <w:r w:rsidDel="00000000" w:rsidR="00000000" w:rsidRPr="00000000">
                  <w:rPr>
                    <w:rtl w:val="0"/>
                  </w:rPr>
                  <w:t xml:space="preserve">4–6 weeks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3">
                <w:pPr>
                  <w:spacing w:after="160" w:lineRule="auto"/>
                  <w:rPr/>
                </w:pPr>
                <w:r w:rsidDel="00000000" w:rsidR="00000000" w:rsidRPr="00000000">
                  <w:rPr>
                    <w:rtl w:val="0"/>
                  </w:rPr>
                  <w:t xml:space="preserve">Remote</w:t>
                </w:r>
              </w:p>
            </w:tc>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4">
                <w:pPr>
                  <w:spacing w:after="0" w:before="0" w:line="240" w:lineRule="auto"/>
                  <w:ind w:left="0" w:firstLine="0"/>
                  <w:rPr>
                    <w:color w:val="52525b"/>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5">
                <w:pPr>
                  <w:spacing w:after="0" w:before="0" w:line="240" w:lineRule="auto"/>
                  <w:ind w:left="0" w:firstLine="0"/>
                  <w:rPr>
                    <w:color w:val="52525b"/>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6">
                <w:pPr>
                  <w:spacing w:after="160" w:lineRule="auto"/>
                  <w:rPr/>
                </w:pPr>
                <w:r w:rsidDel="00000000" w:rsidR="00000000" w:rsidRPr="00000000">
                  <w:rPr>
                    <w:b w:val="1"/>
                    <w:bCs w:val="1"/>
                    <w:rtl w:val="0"/>
                  </w:rPr>
                  <w:t xml:space="preserve">2 — DISCOVERY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7">
                <w:pPr>
                  <w:spacing w:after="160" w:lineRule="auto"/>
                  <w:rPr/>
                </w:pPr>
                <w:r w:rsidDel="00000000" w:rsidR="00000000" w:rsidRPr="00000000">
                  <w:rPr>
                    <w:rtl w:val="0"/>
                  </w:rPr>
                  <w:t xml:space="preserve">8-10 weeks</w:t>
                </w:r>
              </w:p>
            </w:tc>
            <w:tc>
              <w:tcPr>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8">
                <w:pPr>
                  <w:spacing w:after="160" w:lineRule="auto"/>
                  <w:rPr/>
                </w:pPr>
                <w:r w:rsidDel="00000000" w:rsidR="00000000" w:rsidRPr="00000000">
                  <w:rPr>
                    <w:rtl w:val="0"/>
                  </w:rPr>
                  <w:t xml:space="preserve">On-site + Remote</w:t>
                </w:r>
              </w:p>
            </w:tc>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9">
                <w:pPr>
                  <w:spacing w:after="0" w:before="0" w:line="240" w:lineRule="auto"/>
                  <w:ind w:left="0" w:firstLine="0"/>
                  <w:rPr>
                    <w:color w:val="52525b"/>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efefef" w:val="clear"/>
                <w:tcMar>
                  <w:top w:w="100.0" w:type="dxa"/>
                  <w:left w:w="100.0" w:type="dxa"/>
                  <w:bottom w:w="100.0" w:type="dxa"/>
                  <w:right w:w="100.0" w:type="dxa"/>
                </w:tcMar>
                <w:vAlign w:val="top"/>
              </w:tcPr>
              <w:p w:rsidR="00000000" w:rsidDel="00000000" w:rsidP="00000000" w:rsidRDefault="00000000" w:rsidRPr="00000000" w14:paraId="0000021A">
                <w:pPr>
                  <w:spacing w:after="0" w:before="0" w:line="240" w:lineRule="auto"/>
                  <w:ind w:left="0" w:firstLine="0"/>
                  <w:rPr>
                    <w:color w:val="52525b"/>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B">
                <w:pPr>
                  <w:spacing w:after="160" w:lineRule="auto"/>
                  <w:rPr>
                    <w:color w:val="52525b"/>
                  </w:rPr>
                </w:pPr>
                <w:r w:rsidDel="00000000" w:rsidR="00000000" w:rsidRPr="00000000">
                  <w:rPr>
                    <w:b w:val="1"/>
                    <w:bCs w:val="1"/>
                    <w:color w:val="52525b"/>
                    <w:rtl w:val="0"/>
                  </w:rPr>
                  <w:t xml:space="preserve">3 — 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C">
                <w:pPr>
                  <w:spacing w:after="160" w:lineRule="auto"/>
                  <w:rPr>
                    <w:color w:val="52525b"/>
                  </w:rPr>
                </w:pPr>
                <w:r w:rsidDel="00000000" w:rsidR="00000000" w:rsidRPr="00000000">
                  <w:rPr>
                    <w:color w:val="52525b"/>
                    <w:rtl w:val="0"/>
                  </w:rPr>
                  <w:t xml:space="preserve">Monthly</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D">
                <w:pPr>
                  <w:spacing w:after="160" w:lineRule="auto"/>
                  <w:rPr>
                    <w:color w:val="52525b"/>
                  </w:rPr>
                </w:pPr>
                <w:r w:rsidDel="00000000" w:rsidR="00000000" w:rsidRPr="00000000">
                  <w:rPr>
                    <w:color w:val="52525b"/>
                    <w:rtl w:val="0"/>
                  </w:rPr>
                  <w:t xml:space="preserve">Hybrid</w:t>
                </w:r>
              </w:p>
            </w:tc>
            <w:tc>
              <w:tcPr>
                <w:vMerge w:val="restart"/>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1E">
                <w:pPr>
                  <w:spacing w:after="160" w:lineRule="auto"/>
                  <w:jc w:val="center"/>
                  <w:rPr>
                    <w:b w:val="1"/>
                    <w:bCs w:val="1"/>
                    <w:color w:val="52525b"/>
                  </w:rPr>
                </w:pPr>
                <w:r w:rsidDel="00000000" w:rsidR="00000000" w:rsidRPr="00000000">
                  <w:rPr>
                    <w:rtl w:val="0"/>
                  </w:rPr>
                </w:r>
              </w:p>
              <w:p w:rsidR="00000000" w:rsidDel="00000000" w:rsidP="00000000" w:rsidRDefault="00000000" w:rsidRPr="00000000" w14:paraId="0000021F">
                <w:pPr>
                  <w:spacing w:after="160" w:lineRule="auto"/>
                  <w:jc w:val="center"/>
                  <w:rPr>
                    <w:b w:val="1"/>
                    <w:bCs w:val="1"/>
                    <w:color w:val="52525b"/>
                  </w:rPr>
                </w:pPr>
                <w:r w:rsidDel="00000000" w:rsidR="00000000" w:rsidRPr="00000000">
                  <w:rPr>
                    <w:b w:val="1"/>
                    <w:bCs w:val="1"/>
                    <w:color w:val="52525b"/>
                    <w:rtl w:val="0"/>
                  </w:rPr>
                  <w:t xml:space="preserve">EXECUTION</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20">
                <w:pPr>
                  <w:spacing w:after="160" w:lineRule="auto"/>
                  <w:jc w:val="center"/>
                  <w:rPr>
                    <w:color w:val="52525b"/>
                  </w:rPr>
                </w:pPr>
                <w:r w:rsidDel="00000000" w:rsidR="00000000" w:rsidRPr="00000000">
                  <w:rPr>
                    <w:color w:val="52525b"/>
                    <w:rtl w:val="0"/>
                  </w:rPr>
                  <w:t xml:space="preserve">Monthly retainer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21">
                <w:pPr>
                  <w:spacing w:after="160" w:lineRule="auto"/>
                  <w:rPr>
                    <w:color w:val="52525b"/>
                  </w:rPr>
                </w:pPr>
                <w:r w:rsidDel="00000000" w:rsidR="00000000" w:rsidRPr="00000000">
                  <w:rPr>
                    <w:b w:val="1"/>
                    <w:bCs w:val="1"/>
                    <w:color w:val="52525b"/>
                    <w:rtl w:val="0"/>
                  </w:rPr>
                  <w:t xml:space="preserve">4 — STABILIZATION &amp; OPTIMIZATION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22">
                <w:pPr>
                  <w:spacing w:after="160" w:lineRule="auto"/>
                  <w:rPr>
                    <w:color w:val="52525b"/>
                  </w:rPr>
                </w:pPr>
                <w:r w:rsidDel="00000000" w:rsidR="00000000" w:rsidRPr="00000000">
                  <w:rPr>
                    <w:color w:val="52525b"/>
                    <w:rtl w:val="0"/>
                  </w:rPr>
                  <w:t xml:space="preserve">Monthly</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23">
                <w:pPr>
                  <w:spacing w:after="160" w:lineRule="auto"/>
                  <w:rPr>
                    <w:color w:val="52525b"/>
                  </w:rPr>
                </w:pPr>
                <w:r w:rsidDel="00000000" w:rsidR="00000000" w:rsidRPr="00000000">
                  <w:rPr>
                    <w:color w:val="52525b"/>
                    <w:rtl w:val="0"/>
                  </w:rPr>
                  <w:t xml:space="preserve">Hybrid</w:t>
                </w:r>
              </w:p>
            </w:tc>
            <w:tc>
              <w:tcPr>
                <w:vMerge w:val="continue"/>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24">
                <w:pPr>
                  <w:spacing w:after="0" w:before="0" w:line="240" w:lineRule="auto"/>
                  <w:ind w:left="0" w:firstLine="0"/>
                  <w:jc w:val="center"/>
                  <w:rPr>
                    <w:color w:val="52525b"/>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225">
                <w:pPr>
                  <w:spacing w:after="160" w:lineRule="auto"/>
                  <w:jc w:val="center"/>
                  <w:rPr>
                    <w:color w:val="52525b"/>
                  </w:rPr>
                </w:pPr>
                <w:r w:rsidDel="00000000" w:rsidR="00000000" w:rsidRPr="00000000">
                  <w:rPr>
                    <w:color w:val="52525b"/>
                    <w:rtl w:val="0"/>
                  </w:rPr>
                  <w:t xml:space="preserve">Monthly retainer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26">
                <w:pPr>
                  <w:spacing w:after="160" w:lineRule="auto"/>
                  <w:rPr>
                    <w:color w:val="52525b"/>
                  </w:rPr>
                </w:pPr>
                <w:r w:rsidDel="00000000" w:rsidR="00000000" w:rsidRPr="00000000">
                  <w:rPr>
                    <w:b w:val="1"/>
                    <w:bCs w:val="1"/>
                    <w:color w:val="52525b"/>
                    <w:rtl w:val="0"/>
                  </w:rPr>
                  <w:t xml:space="preserve">X — comms and change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27">
                <w:pPr>
                  <w:spacing w:after="160" w:lineRule="auto"/>
                  <w:rPr>
                    <w:color w:val="52525b"/>
                  </w:rPr>
                </w:pPr>
                <w:r w:rsidDel="00000000" w:rsidR="00000000" w:rsidRPr="00000000">
                  <w:rPr>
                    <w:color w:val="52525b"/>
                    <w:rtl w:val="0"/>
                  </w:rPr>
                  <w:t xml:space="preserve">Monthly</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28">
                <w:pPr>
                  <w:spacing w:after="160" w:lineRule="auto"/>
                  <w:rPr>
                    <w:color w:val="52525b"/>
                  </w:rPr>
                </w:pPr>
                <w:r w:rsidDel="00000000" w:rsidR="00000000" w:rsidRPr="00000000">
                  <w:rPr>
                    <w:color w:val="52525b"/>
                    <w:rtl w:val="0"/>
                  </w:rPr>
                  <w:t xml:space="preserve">Remote</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29">
                <w:pPr>
                  <w:spacing w:after="160" w:lineRule="auto"/>
                  <w:jc w:val="left"/>
                  <w:rPr>
                    <w:color w:val="52525b"/>
                  </w:rPr>
                </w:pPr>
                <w:r w:rsidDel="00000000" w:rsidR="00000000" w:rsidRPr="00000000">
                  <w:rPr>
                    <w:color w:val="52525b"/>
                    <w:rtl w:val="0"/>
                  </w:rPr>
                  <w:t xml:space="preserve">DIAGNOSIS and/or EXECUTION</w:t>
                </w:r>
              </w:p>
            </w:tc>
            <w:tc>
              <w:tcPr>
                <w:tcBorders>
                  <w:top w:color="000000" w:space="0" w:sz="8" w:val="single"/>
                  <w:left w:color="000000" w:space="0" w:sz="8" w:val="single"/>
                  <w:bottom w:color="000000" w:space="0" w:sz="8" w:val="single"/>
                  <w:right w:color="000000" w:space="0" w:sz="8"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2A">
                <w:pPr>
                  <w:spacing w:after="160" w:lineRule="auto"/>
                  <w:jc w:val="center"/>
                  <w:rPr>
                    <w:color w:val="52525b"/>
                  </w:rPr>
                </w:pPr>
                <w:r w:rsidDel="00000000" w:rsidR="00000000" w:rsidRPr="00000000">
                  <w:rPr>
                    <w:color w:val="52525b"/>
                    <w:rtl w:val="0"/>
                  </w:rPr>
                  <w:t xml:space="preserve">Fixed Project Fee or Monthly Retainer</w:t>
                </w:r>
              </w:p>
            </w:tc>
          </w:tr>
        </w:tbl>
      </w:sdtContent>
    </w:sdt>
    <w:p w:rsidR="00000000" w:rsidDel="00000000" w:rsidP="00000000" w:rsidRDefault="00000000" w:rsidRPr="00000000" w14:paraId="0000022B">
      <w:pPr>
        <w:spacing w:after="160" w:lineRule="auto"/>
        <w:rPr>
          <w:rFonts w:ascii="Consolas" w:cs="Consolas" w:eastAsia="Consolas" w:hAnsi="Consolas"/>
          <w:b w:val="1"/>
          <w:bCs w:val="1"/>
          <w:color w:val="7a7ae6"/>
          <w:sz w:val="18"/>
          <w:szCs w:val="18"/>
        </w:rPr>
      </w:pPr>
      <w:r w:rsidDel="00000000" w:rsidR="00000000" w:rsidRPr="00000000">
        <w:rPr>
          <w:rtl w:val="0"/>
        </w:rPr>
      </w:r>
    </w:p>
    <w:p w:rsidR="00000000" w:rsidDel="00000000" w:rsidP="00000000" w:rsidRDefault="00000000" w:rsidRPr="00000000" w14:paraId="0000022C">
      <w:pPr>
        <w:spacing w:after="160" w:lineRule="auto"/>
        <w:rPr>
          <w:rFonts w:ascii="Consolas" w:cs="Consolas" w:eastAsia="Consolas" w:hAnsi="Consolas"/>
          <w:b w:val="1"/>
          <w:bCs w:val="1"/>
          <w:color w:val="7a7ae6"/>
          <w:sz w:val="18"/>
          <w:szCs w:val="18"/>
        </w:rPr>
      </w:pPr>
      <w:r w:rsidDel="00000000" w:rsidR="00000000" w:rsidRPr="00000000">
        <w:rPr>
          <w:rtl w:val="0"/>
        </w:rPr>
      </w:r>
    </w:p>
    <w:p w:rsidR="00000000" w:rsidDel="00000000" w:rsidP="00000000" w:rsidRDefault="00000000" w:rsidRPr="00000000" w14:paraId="0000022D">
      <w:pPr>
        <w:spacing w:after="60" w:before="120" w:lineRule="auto"/>
        <w:rPr>
          <w:rFonts w:ascii="Consolas" w:cs="Consolas" w:eastAsia="Consolas" w:hAnsi="Consolas"/>
          <w:b w:val="1"/>
          <w:bCs w:val="1"/>
          <w:color w:val="7a7ae6"/>
          <w:sz w:val="18"/>
          <w:szCs w:val="18"/>
        </w:rPr>
      </w:pPr>
      <w:r w:rsidDel="00000000" w:rsidR="00000000" w:rsidRPr="00000000">
        <w:rPr>
          <w:rtl w:val="0"/>
        </w:rPr>
      </w:r>
    </w:p>
    <w:p w:rsidR="00000000" w:rsidDel="00000000" w:rsidP="00000000" w:rsidRDefault="00000000" w:rsidRPr="00000000" w14:paraId="0000022E">
      <w:pPr>
        <w:spacing w:after="60" w:before="120" w:lineRule="auto"/>
        <w:rPr>
          <w:rFonts w:ascii="Consolas" w:cs="Consolas" w:eastAsia="Consolas" w:hAnsi="Consolas"/>
          <w:b w:val="1"/>
          <w:bCs w:val="1"/>
          <w:color w:val="7a7ae6"/>
          <w:sz w:val="18"/>
          <w:szCs w:val="18"/>
        </w:rPr>
      </w:pPr>
      <w:r w:rsidDel="00000000" w:rsidR="00000000" w:rsidRPr="00000000">
        <w:rPr>
          <w:rFonts w:ascii="Consolas" w:cs="Consolas" w:eastAsia="Consolas" w:hAnsi="Consolas"/>
          <w:b w:val="1"/>
          <w:bCs w:val="1"/>
          <w:color w:val="7a7ae6"/>
          <w:sz w:val="18"/>
          <w:szCs w:val="18"/>
          <w:rtl w:val="0"/>
        </w:rPr>
        <w:t xml:space="preserve">Your Investment</w:t>
      </w:r>
    </w:p>
    <w:p w:rsidR="00000000" w:rsidDel="00000000" w:rsidP="00000000" w:rsidRDefault="00000000" w:rsidRPr="00000000" w14:paraId="0000022F">
      <w:pPr>
        <w:spacing w:after="60" w:before="120" w:lineRule="auto"/>
        <w:rPr>
          <w:rFonts w:ascii="Consolas" w:cs="Consolas" w:eastAsia="Consolas" w:hAnsi="Consolas"/>
          <w:b w:val="1"/>
          <w:bCs w:val="1"/>
          <w:color w:val="7a7ae6"/>
          <w:sz w:val="18"/>
          <w:szCs w:val="18"/>
        </w:rPr>
      </w:pPr>
      <w:r w:rsidDel="00000000" w:rsidR="00000000" w:rsidRPr="00000000">
        <w:rPr>
          <w:rFonts w:ascii="Consolas" w:cs="Consolas" w:eastAsia="Consolas" w:hAnsi="Consolas"/>
          <w:b w:val="1"/>
          <w:bCs w:val="1"/>
          <w:color w:val="7a7ae6"/>
          <w:sz w:val="18"/>
          <w:szCs w:val="18"/>
        </w:rPr>
        <w:drawing>
          <wp:inline distB="114300" distT="114300" distL="114300" distR="114300">
            <wp:extent cx="3917950" cy="2562258"/>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917950" cy="2562258"/>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60" w:before="120" w:lineRule="auto"/>
        <w:rPr>
          <w:rFonts w:ascii="Consolas" w:cs="Consolas" w:eastAsia="Consolas" w:hAnsi="Consolas"/>
          <w:b w:val="1"/>
          <w:bCs w:val="1"/>
          <w:color w:val="7a7ae6"/>
          <w:sz w:val="18"/>
          <w:szCs w:val="18"/>
        </w:rPr>
      </w:pPr>
      <w:r w:rsidDel="00000000" w:rsidR="00000000" w:rsidRPr="00000000">
        <w:rPr>
          <w:rtl w:val="0"/>
        </w:rPr>
      </w:r>
    </w:p>
    <w:p w:rsidR="00000000" w:rsidDel="00000000" w:rsidP="00000000" w:rsidRDefault="00000000" w:rsidRPr="00000000" w14:paraId="00000231">
      <w:pPr>
        <w:spacing w:after="60" w:before="120" w:lineRule="auto"/>
        <w:rPr>
          <w:rFonts w:ascii="Consolas" w:cs="Consolas" w:eastAsia="Consolas" w:hAnsi="Consolas"/>
          <w:b w:val="1"/>
          <w:bCs w:val="1"/>
          <w:color w:val="7a7ae6"/>
          <w:sz w:val="18"/>
          <w:szCs w:val="18"/>
        </w:rPr>
      </w:pPr>
      <w:r w:rsidDel="00000000" w:rsidR="00000000" w:rsidRPr="00000000">
        <w:rPr>
          <w:rtl w:val="0"/>
        </w:rPr>
      </w:r>
    </w:p>
    <w:p w:rsidR="00000000" w:rsidDel="00000000" w:rsidP="00000000" w:rsidRDefault="00000000" w:rsidRPr="00000000" w14:paraId="00000232">
      <w:pPr>
        <w:spacing w:after="60" w:before="120" w:lineRule="auto"/>
        <w:rPr>
          <w:rFonts w:ascii="Consolas" w:cs="Consolas" w:eastAsia="Consolas" w:hAnsi="Consolas"/>
          <w:b w:val="1"/>
          <w:bCs w:val="1"/>
          <w:color w:val="7a7ae6"/>
          <w:sz w:val="18"/>
          <w:szCs w:val="18"/>
        </w:rPr>
      </w:pPr>
      <w:r w:rsidDel="00000000" w:rsidR="00000000" w:rsidRPr="00000000">
        <w:rPr>
          <w:rtl w:val="0"/>
        </w:rPr>
      </w:r>
    </w:p>
    <w:p w:rsidR="00000000" w:rsidDel="00000000" w:rsidP="00000000" w:rsidRDefault="00000000" w:rsidRPr="00000000" w14:paraId="00000233">
      <w:pPr>
        <w:spacing w:after="60" w:before="120" w:lineRule="auto"/>
        <w:rPr>
          <w:rFonts w:ascii="Consolas" w:cs="Consolas" w:eastAsia="Consolas" w:hAnsi="Consolas"/>
          <w:b w:val="1"/>
          <w:bCs w:val="1"/>
          <w:color w:val="7a7ae6"/>
          <w:sz w:val="18"/>
          <w:szCs w:val="18"/>
        </w:rPr>
      </w:pPr>
      <w:r w:rsidDel="00000000" w:rsidR="00000000" w:rsidRPr="00000000">
        <w:rPr>
          <w:rtl w:val="0"/>
        </w:rPr>
      </w:r>
    </w:p>
    <w:sdt>
      <w:sdtPr>
        <w:lock w:val="contentLocked"/>
        <w:id w:val="1853575459"/>
        <w:tag w:val="goog_rdk_356"/>
      </w:sdtPr>
      <w:sdtContent>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bCs w:val="1"/>
                    <w:color w:val="7a7ae6"/>
                    <w:sz w:val="24"/>
                    <w:szCs w:val="24"/>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bCs w:val="1"/>
                    <w:color w:val="7a7ae6"/>
                    <w:sz w:val="24"/>
                    <w:szCs w:val="24"/>
                  </w:rPr>
                </w:pPr>
                <w:r w:rsidDel="00000000" w:rsidR="00000000" w:rsidRPr="00000000">
                  <w:rPr>
                    <w:rFonts w:ascii="Consolas" w:cs="Consolas" w:eastAsia="Consolas" w:hAnsi="Consolas"/>
                    <w:b w:val="1"/>
                    <w:bCs w:val="1"/>
                    <w:color w:val="7a7ae6"/>
                    <w:sz w:val="24"/>
                    <w:szCs w:val="24"/>
                    <w:rtl w:val="0"/>
                  </w:rPr>
                  <w:t xml:space="preserve">DIAGNOSIS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onsolas" w:cs="Consolas" w:eastAsia="Consolas" w:hAnsi="Consolas"/>
                    <w:b w:val="1"/>
                    <w:bCs w:val="1"/>
                    <w:color w:val="7a7ae6"/>
                    <w:sz w:val="24"/>
                    <w:szCs w:val="24"/>
                  </w:rPr>
                </w:pPr>
                <w:r w:rsidDel="00000000" w:rsidR="00000000" w:rsidRPr="00000000">
                  <w:rPr>
                    <w:rtl w:val="0"/>
                  </w:rPr>
                </w:r>
              </w:p>
            </w:tc>
          </w:tr>
          <w:tr>
            <w:trPr>
              <w:cantSplit w:val="0"/>
              <w:tblHeader w:val="0"/>
            </w:trPr>
            <w:tc>
              <w:tcPr>
                <w:tcBorders>
                  <w:right w:color="7a7ae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7a7ae6"/>
                    <w:sz w:val="18"/>
                    <w:szCs w:val="18"/>
                  </w:rPr>
                </w:pPr>
                <w:r w:rsidDel="00000000" w:rsidR="00000000" w:rsidRPr="00000000">
                  <w:rPr>
                    <w:rFonts w:ascii="Consolas" w:cs="Consolas" w:eastAsia="Consolas" w:hAnsi="Consolas"/>
                    <w:b w:val="1"/>
                    <w:bCs w:val="1"/>
                    <w:color w:val="7a7ae6"/>
                    <w:sz w:val="24"/>
                    <w:szCs w:val="24"/>
                    <w:rtl w:val="0"/>
                  </w:rPr>
                  <w:t xml:space="preserve">Intake + Discovery</w:t>
                </w:r>
                <w:r w:rsidDel="00000000" w:rsidR="00000000" w:rsidRPr="00000000">
                  <w:rPr>
                    <w:rFonts w:ascii="Consolas" w:cs="Consolas" w:eastAsia="Consolas" w:hAnsi="Consolas"/>
                    <w:b w:val="1"/>
                    <w:bCs w:val="1"/>
                    <w:color w:val="7a7ae6"/>
                    <w:sz w:val="18"/>
                    <w:szCs w:val="18"/>
                    <w:rtl w:val="0"/>
                  </w:rPr>
                  <w:br w:type="textWrapping"/>
                  <w:br w:type="textWrapping"/>
                </w:r>
                <w:r w:rsidDel="00000000" w:rsidR="00000000" w:rsidRPr="00000000">
                  <w:rPr>
                    <w:rFonts w:ascii="Consolas" w:cs="Consolas" w:eastAsia="Consolas" w:hAnsi="Consolas"/>
                    <w:color w:val="7a7ae6"/>
                    <w:sz w:val="18"/>
                    <w:szCs w:val="18"/>
                    <w:rtl w:val="0"/>
                  </w:rPr>
                  <w:t xml:space="preserve">Format: Hybrid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7a7ae6"/>
                    <w:sz w:val="18"/>
                    <w:szCs w:val="18"/>
                  </w:rPr>
                </w:pPr>
                <w:r w:rsidDel="00000000" w:rsidR="00000000" w:rsidRPr="00000000">
                  <w:rPr>
                    <w:rFonts w:ascii="Consolas" w:cs="Consolas" w:eastAsia="Consolas" w:hAnsi="Consolas"/>
                    <w:color w:val="7a7ae6"/>
                    <w:sz w:val="18"/>
                    <w:szCs w:val="18"/>
                    <w:rtl w:val="0"/>
                  </w:rPr>
                  <w:t xml:space="preserve">Duration: 3 months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color w:val="7a7ae6"/>
                    <w:sz w:val="18"/>
                    <w:szCs w:val="18"/>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color w:val="7a7ae6"/>
                    <w:sz w:val="18"/>
                    <w:szCs w:val="18"/>
                  </w:rPr>
                </w:pPr>
                <w:r w:rsidDel="00000000" w:rsidR="00000000" w:rsidRPr="00000000">
                  <w:rPr>
                    <w:rFonts w:ascii="Consolas" w:cs="Consolas" w:eastAsia="Consolas" w:hAnsi="Consolas"/>
                    <w:b w:val="1"/>
                    <w:bCs w:val="1"/>
                    <w:color w:val="7a7ae6"/>
                    <w:sz w:val="18"/>
                    <w:szCs w:val="18"/>
                    <w:rtl w:val="0"/>
                  </w:rPr>
                  <w:t xml:space="preserve">Deliverables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color w:val="7a7ae6"/>
                    <w:sz w:val="18"/>
                    <w:szCs w:val="18"/>
                  </w:rPr>
                </w:pPr>
                <w:r w:rsidDel="00000000" w:rsidR="00000000" w:rsidRPr="00000000">
                  <w:rPr>
                    <w:rtl w:val="0"/>
                  </w:rPr>
                </w:r>
              </w:p>
              <w:p w:rsidR="00000000" w:rsidDel="00000000" w:rsidP="00000000" w:rsidRDefault="00000000" w:rsidRPr="00000000" w14:paraId="000002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onsolas" w:cs="Consolas" w:eastAsia="Consolas" w:hAnsi="Consolas"/>
                    <w:b w:val="1"/>
                    <w:bCs w:val="1"/>
                    <w:color w:val="7a7ae6"/>
                    <w:sz w:val="18"/>
                    <w:szCs w:val="18"/>
                    <w:u w:val="none"/>
                  </w:rPr>
                </w:pPr>
                <w:r w:rsidDel="00000000" w:rsidR="00000000" w:rsidRPr="00000000">
                  <w:rPr>
                    <w:rFonts w:ascii="Consolas" w:cs="Consolas" w:eastAsia="Consolas" w:hAnsi="Consolas"/>
                    <w:b w:val="1"/>
                    <w:bCs w:val="1"/>
                    <w:color w:val="7a7ae6"/>
                    <w:sz w:val="18"/>
                    <w:szCs w:val="18"/>
                    <w:rtl w:val="0"/>
                  </w:rPr>
                  <w:t xml:space="preserve">Structured Intake (Remote)</w:t>
                </w:r>
              </w:p>
              <w:p w:rsidR="00000000" w:rsidDel="00000000" w:rsidP="00000000" w:rsidRDefault="00000000" w:rsidRPr="00000000" w14:paraId="0000023E">
                <w:pPr>
                  <w:widowControl w:val="0"/>
                  <w:numPr>
                    <w:ilvl w:val="0"/>
                    <w:numId w:val="3"/>
                  </w:numPr>
                  <w:ind w:left="720" w:hanging="360"/>
                  <w:rPr>
                    <w:rFonts w:ascii="Consolas" w:cs="Consolas" w:eastAsia="Consolas" w:hAnsi="Consolas"/>
                    <w:b w:val="1"/>
                    <w:bCs w:val="1"/>
                    <w:color w:val="7a7ae6"/>
                    <w:sz w:val="18"/>
                    <w:szCs w:val="18"/>
                    <w:u w:val="none"/>
                  </w:rPr>
                </w:pPr>
                <w:r w:rsidDel="00000000" w:rsidR="00000000" w:rsidRPr="00000000">
                  <w:rPr>
                    <w:rFonts w:ascii="Consolas" w:cs="Consolas" w:eastAsia="Consolas" w:hAnsi="Consolas"/>
                    <w:b w:val="1"/>
                    <w:bCs w:val="1"/>
                    <w:color w:val="7a7ae6"/>
                    <w:sz w:val="18"/>
                    <w:szCs w:val="18"/>
                    <w:rtl w:val="0"/>
                  </w:rPr>
                  <w:t xml:space="preserve">3-Week On-Site Immersion</w:t>
                </w:r>
              </w:p>
              <w:p w:rsidR="00000000" w:rsidDel="00000000" w:rsidP="00000000" w:rsidRDefault="00000000" w:rsidRPr="00000000" w14:paraId="0000023F">
                <w:pPr>
                  <w:widowControl w:val="0"/>
                  <w:numPr>
                    <w:ilvl w:val="0"/>
                    <w:numId w:val="3"/>
                  </w:numPr>
                  <w:ind w:left="720" w:hanging="360"/>
                  <w:rPr>
                    <w:rFonts w:ascii="Consolas" w:cs="Consolas" w:eastAsia="Consolas" w:hAnsi="Consolas"/>
                    <w:b w:val="1"/>
                    <w:bCs w:val="1"/>
                    <w:color w:val="7a7ae6"/>
                    <w:sz w:val="18"/>
                    <w:szCs w:val="18"/>
                    <w:u w:val="none"/>
                  </w:rPr>
                </w:pPr>
                <w:r w:rsidDel="00000000" w:rsidR="00000000" w:rsidRPr="00000000">
                  <w:rPr>
                    <w:rFonts w:ascii="Consolas" w:cs="Consolas" w:eastAsia="Consolas" w:hAnsi="Consolas"/>
                    <w:b w:val="1"/>
                    <w:bCs w:val="1"/>
                    <w:color w:val="7a7ae6"/>
                    <w:sz w:val="18"/>
                    <w:szCs w:val="18"/>
                    <w:rtl w:val="0"/>
                  </w:rPr>
                  <w:t xml:space="preserve">Leadership &amp; Functional Interviews</w:t>
                </w:r>
              </w:p>
              <w:p w:rsidR="00000000" w:rsidDel="00000000" w:rsidP="00000000" w:rsidRDefault="00000000" w:rsidRPr="00000000" w14:paraId="00000240">
                <w:pPr>
                  <w:widowControl w:val="0"/>
                  <w:numPr>
                    <w:ilvl w:val="0"/>
                    <w:numId w:val="3"/>
                  </w:numPr>
                  <w:ind w:left="720" w:hanging="360"/>
                  <w:rPr>
                    <w:rFonts w:ascii="Consolas" w:cs="Consolas" w:eastAsia="Consolas" w:hAnsi="Consolas"/>
                    <w:b w:val="1"/>
                    <w:bCs w:val="1"/>
                    <w:color w:val="7a7ae6"/>
                    <w:sz w:val="18"/>
                    <w:szCs w:val="18"/>
                    <w:u w:val="none"/>
                  </w:rPr>
                </w:pPr>
                <w:r w:rsidDel="00000000" w:rsidR="00000000" w:rsidRPr="00000000">
                  <w:rPr>
                    <w:rFonts w:ascii="Consolas" w:cs="Consolas" w:eastAsia="Consolas" w:hAnsi="Consolas"/>
                    <w:b w:val="1"/>
                    <w:bCs w:val="1"/>
                    <w:color w:val="7a7ae6"/>
                    <w:sz w:val="18"/>
                    <w:szCs w:val="18"/>
                    <w:rtl w:val="0"/>
                  </w:rPr>
                  <w:t xml:space="preserve">Workflow &amp; Process Assessment</w:t>
                </w:r>
              </w:p>
              <w:p w:rsidR="00000000" w:rsidDel="00000000" w:rsidP="00000000" w:rsidRDefault="00000000" w:rsidRPr="00000000" w14:paraId="00000241">
                <w:pPr>
                  <w:widowControl w:val="0"/>
                  <w:numPr>
                    <w:ilvl w:val="0"/>
                    <w:numId w:val="3"/>
                  </w:numPr>
                  <w:ind w:left="720" w:hanging="360"/>
                  <w:rPr>
                    <w:rFonts w:ascii="Consolas" w:cs="Consolas" w:eastAsia="Consolas" w:hAnsi="Consolas"/>
                    <w:b w:val="1"/>
                    <w:bCs w:val="1"/>
                    <w:color w:val="7a7ae6"/>
                    <w:sz w:val="18"/>
                    <w:szCs w:val="18"/>
                    <w:u w:val="none"/>
                  </w:rPr>
                </w:pPr>
                <w:r w:rsidDel="00000000" w:rsidR="00000000" w:rsidRPr="00000000">
                  <w:rPr>
                    <w:rFonts w:ascii="Consolas" w:cs="Consolas" w:eastAsia="Consolas" w:hAnsi="Consolas"/>
                    <w:b w:val="1"/>
                    <w:bCs w:val="1"/>
                    <w:color w:val="7a7ae6"/>
                    <w:sz w:val="18"/>
                    <w:szCs w:val="18"/>
                    <w:rtl w:val="0"/>
                  </w:rPr>
                  <w:t xml:space="preserve">Systems &amp; Data Review</w:t>
                </w:r>
              </w:p>
              <w:p w:rsidR="00000000" w:rsidDel="00000000" w:rsidP="00000000" w:rsidRDefault="00000000" w:rsidRPr="00000000" w14:paraId="00000242">
                <w:pPr>
                  <w:widowControl w:val="0"/>
                  <w:numPr>
                    <w:ilvl w:val="0"/>
                    <w:numId w:val="3"/>
                  </w:numPr>
                  <w:ind w:left="720" w:hanging="360"/>
                  <w:rPr>
                    <w:rFonts w:ascii="Consolas" w:cs="Consolas" w:eastAsia="Consolas" w:hAnsi="Consolas"/>
                    <w:b w:val="1"/>
                    <w:bCs w:val="1"/>
                    <w:color w:val="7a7ae6"/>
                    <w:sz w:val="18"/>
                    <w:szCs w:val="18"/>
                    <w:u w:val="none"/>
                  </w:rPr>
                </w:pPr>
                <w:r w:rsidDel="00000000" w:rsidR="00000000" w:rsidRPr="00000000">
                  <w:rPr>
                    <w:rFonts w:ascii="Consolas" w:cs="Consolas" w:eastAsia="Consolas" w:hAnsi="Consolas"/>
                    <w:b w:val="1"/>
                    <w:bCs w:val="1"/>
                    <w:color w:val="7a7ae6"/>
                    <w:sz w:val="18"/>
                    <w:szCs w:val="18"/>
                    <w:rtl w:val="0"/>
                  </w:rPr>
                  <w:t xml:space="preserve">Validation Sessions</w:t>
                </w:r>
              </w:p>
              <w:p w:rsidR="00000000" w:rsidDel="00000000" w:rsidP="00000000" w:rsidRDefault="00000000" w:rsidRPr="00000000" w14:paraId="00000243">
                <w:pPr>
                  <w:widowControl w:val="0"/>
                  <w:numPr>
                    <w:ilvl w:val="0"/>
                    <w:numId w:val="3"/>
                  </w:numPr>
                  <w:ind w:left="720" w:hanging="360"/>
                  <w:rPr>
                    <w:rFonts w:ascii="Consolas" w:cs="Consolas" w:eastAsia="Consolas" w:hAnsi="Consolas"/>
                    <w:b w:val="1"/>
                    <w:bCs w:val="1"/>
                    <w:color w:val="7a7ae6"/>
                    <w:sz w:val="18"/>
                    <w:szCs w:val="18"/>
                    <w:u w:val="none"/>
                  </w:rPr>
                </w:pPr>
                <w:r w:rsidDel="00000000" w:rsidR="00000000" w:rsidRPr="00000000">
                  <w:rPr>
                    <w:rFonts w:ascii="Consolas" w:cs="Consolas" w:eastAsia="Consolas" w:hAnsi="Consolas"/>
                    <w:b w:val="1"/>
                    <w:bCs w:val="1"/>
                    <w:color w:val="7a7ae6"/>
                    <w:sz w:val="18"/>
                    <w:szCs w:val="18"/>
                    <w:rtl w:val="0"/>
                  </w:rPr>
                  <w:t xml:space="preserve">Analysis &amp; Diagnosis</w:t>
                </w:r>
              </w:p>
              <w:p w:rsidR="00000000" w:rsidDel="00000000" w:rsidP="00000000" w:rsidRDefault="00000000" w:rsidRPr="00000000" w14:paraId="00000244">
                <w:pPr>
                  <w:widowControl w:val="0"/>
                  <w:numPr>
                    <w:ilvl w:val="0"/>
                    <w:numId w:val="3"/>
                  </w:numPr>
                  <w:ind w:left="720" w:hanging="360"/>
                  <w:rPr>
                    <w:rFonts w:ascii="Consolas" w:cs="Consolas" w:eastAsia="Consolas" w:hAnsi="Consolas"/>
                    <w:b w:val="1"/>
                    <w:bCs w:val="1"/>
                    <w:color w:val="7a7ae6"/>
                    <w:sz w:val="18"/>
                    <w:szCs w:val="18"/>
                    <w:u w:val="none"/>
                  </w:rPr>
                </w:pPr>
                <w:r w:rsidDel="00000000" w:rsidR="00000000" w:rsidRPr="00000000">
                  <w:rPr>
                    <w:rFonts w:ascii="Consolas" w:cs="Consolas" w:eastAsia="Consolas" w:hAnsi="Consolas"/>
                    <w:b w:val="1"/>
                    <w:bCs w:val="1"/>
                    <w:color w:val="7a7ae6"/>
                    <w:sz w:val="18"/>
                    <w:szCs w:val="18"/>
                    <w:rtl w:val="0"/>
                  </w:rPr>
                  <w:t xml:space="preserve">Transformation Roadmap Design</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b w:val="1"/>
                    <w:bCs w:val="1"/>
                    <w:color w:val="7a7ae6"/>
                    <w:sz w:val="18"/>
                    <w:szCs w:val="18"/>
                  </w:rPr>
                </w:pPr>
                <w:r w:rsidDel="00000000" w:rsidR="00000000" w:rsidRPr="00000000">
                  <w:rPr>
                    <w:rtl w:val="0"/>
                  </w:rPr>
                </w:r>
              </w:p>
            </w:tc>
            <w:tc>
              <w:tcPr>
                <w:tcBorders>
                  <w:top w:color="7a7ae6" w:space="0" w:sz="8" w:val="single"/>
                  <w:left w:color="7a7ae6" w:space="0" w:sz="8" w:val="single"/>
                  <w:bottom w:color="7a7ae6" w:space="0" w:sz="8" w:val="single"/>
                  <w:right w:color="7a7ae6" w:space="0" w:sz="8" w:val="single"/>
                </w:tcBorders>
                <w:shd w:fill="7a7ae6" w:val="clear"/>
                <w:tcMar>
                  <w:top w:w="100.0" w:type="dxa"/>
                  <w:left w:w="100.0" w:type="dxa"/>
                  <w:bottom w:w="100.0" w:type="dxa"/>
                  <w:right w:w="100.0" w:type="dxa"/>
                </w:tcMar>
                <w:vAlign w:val="top"/>
              </w:tcPr>
              <w:p w:rsidR="00000000" w:rsidDel="00000000" w:rsidP="00000000" w:rsidRDefault="00000000" w:rsidRPr="00000000" w14:paraId="00000246">
                <w:pPr>
                  <w:widowControl w:val="0"/>
                  <w:rPr>
                    <w:rFonts w:ascii="Consolas" w:cs="Consolas" w:eastAsia="Consolas" w:hAnsi="Consolas"/>
                    <w:b w:val="1"/>
                    <w:bCs w:val="1"/>
                    <w:color w:val="ffffff"/>
                    <w:sz w:val="24"/>
                    <w:szCs w:val="24"/>
                  </w:rPr>
                </w:pPr>
                <w:r w:rsidDel="00000000" w:rsidR="00000000" w:rsidRPr="00000000">
                  <w:rPr>
                    <w:rFonts w:ascii="Consolas" w:cs="Consolas" w:eastAsia="Consolas" w:hAnsi="Consolas"/>
                    <w:b w:val="1"/>
                    <w:bCs w:val="1"/>
                    <w:color w:val="ffffff"/>
                    <w:sz w:val="24"/>
                    <w:szCs w:val="24"/>
                    <w:rtl w:val="0"/>
                  </w:rPr>
                  <w:t xml:space="preserve">Intake + Discovery + Change Enablement </w:t>
                </w:r>
              </w:p>
              <w:p w:rsidR="00000000" w:rsidDel="00000000" w:rsidP="00000000" w:rsidRDefault="00000000" w:rsidRPr="00000000" w14:paraId="00000247">
                <w:pPr>
                  <w:widowControl w:val="0"/>
                  <w:rPr>
                    <w:rFonts w:ascii="Consolas" w:cs="Consolas" w:eastAsia="Consolas" w:hAnsi="Consolas"/>
                    <w:color w:val="ffffff"/>
                    <w:sz w:val="18"/>
                    <w:szCs w:val="18"/>
                  </w:rPr>
                </w:pPr>
                <w:r w:rsidDel="00000000" w:rsidR="00000000" w:rsidRPr="00000000">
                  <w:rPr>
                    <w:rtl w:val="0"/>
                  </w:rPr>
                </w:r>
              </w:p>
              <w:p w:rsidR="00000000" w:rsidDel="00000000" w:rsidP="00000000" w:rsidRDefault="00000000" w:rsidRPr="00000000" w14:paraId="00000248">
                <w:pPr>
                  <w:widowControl w:val="0"/>
                  <w:rPr>
                    <w:rFonts w:ascii="Consolas" w:cs="Consolas" w:eastAsia="Consolas" w:hAnsi="Consolas"/>
                    <w:color w:val="ffffff"/>
                    <w:sz w:val="18"/>
                    <w:szCs w:val="18"/>
                  </w:rPr>
                </w:pPr>
                <w:r w:rsidDel="00000000" w:rsidR="00000000" w:rsidRPr="00000000">
                  <w:rPr>
                    <w:rFonts w:ascii="Consolas" w:cs="Consolas" w:eastAsia="Consolas" w:hAnsi="Consolas"/>
                    <w:color w:val="ffffff"/>
                    <w:sz w:val="18"/>
                    <w:szCs w:val="18"/>
                    <w:rtl w:val="0"/>
                  </w:rPr>
                  <w:t xml:space="preserve">Format: Hybrid </w:t>
                </w:r>
              </w:p>
              <w:p w:rsidR="00000000" w:rsidDel="00000000" w:rsidP="00000000" w:rsidRDefault="00000000" w:rsidRPr="00000000" w14:paraId="00000249">
                <w:pPr>
                  <w:widowControl w:val="0"/>
                  <w:rPr>
                    <w:rFonts w:ascii="Consolas" w:cs="Consolas" w:eastAsia="Consolas" w:hAnsi="Consolas"/>
                    <w:b w:val="1"/>
                    <w:bCs w:val="1"/>
                    <w:color w:val="ffffff"/>
                    <w:sz w:val="18"/>
                    <w:szCs w:val="18"/>
                  </w:rPr>
                </w:pPr>
                <w:r w:rsidDel="00000000" w:rsidR="00000000" w:rsidRPr="00000000">
                  <w:rPr>
                    <w:rFonts w:ascii="Consolas" w:cs="Consolas" w:eastAsia="Consolas" w:hAnsi="Consolas"/>
                    <w:color w:val="ffffff"/>
                    <w:sz w:val="18"/>
                    <w:szCs w:val="18"/>
                    <w:rtl w:val="0"/>
                  </w:rPr>
                  <w:t xml:space="preserve">Duration: 3 months </w:t>
                </w:r>
                <w:r w:rsidDel="00000000" w:rsidR="00000000" w:rsidRPr="00000000">
                  <w:rPr>
                    <w:rtl w:val="0"/>
                  </w:rPr>
                </w:r>
              </w:p>
              <w:p w:rsidR="00000000" w:rsidDel="00000000" w:rsidP="00000000" w:rsidRDefault="00000000" w:rsidRPr="00000000" w14:paraId="0000024A">
                <w:pPr>
                  <w:pStyle w:val="Heading3"/>
                  <w:widowControl w:val="0"/>
                  <w:spacing w:after="80" w:before="280" w:lineRule="auto"/>
                  <w:rPr>
                    <w:rFonts w:ascii="Consolas" w:cs="Consolas" w:eastAsia="Consolas" w:hAnsi="Consolas"/>
                    <w:color w:val="ffffff"/>
                    <w:sz w:val="26"/>
                    <w:szCs w:val="26"/>
                  </w:rPr>
                </w:pPr>
                <w:bookmarkStart w:colFirst="0" w:colLast="0" w:name="_heading=h.4aohorbasnxj" w:id="17"/>
                <w:bookmarkEnd w:id="17"/>
                <w:r w:rsidDel="00000000" w:rsidR="00000000" w:rsidRPr="00000000">
                  <w:rPr>
                    <w:rFonts w:ascii="Consolas" w:cs="Consolas" w:eastAsia="Consolas" w:hAnsi="Consolas"/>
                    <w:color w:val="ffffff"/>
                    <w:sz w:val="26"/>
                    <w:szCs w:val="26"/>
                    <w:rtl w:val="0"/>
                  </w:rPr>
                  <w:t xml:space="preserve">Includes everything in Option 1, plus Phase x:</w:t>
                </w:r>
              </w:p>
              <w:p w:rsidR="00000000" w:rsidDel="00000000" w:rsidP="00000000" w:rsidRDefault="00000000" w:rsidRPr="00000000" w14:paraId="0000024B">
                <w:pPr>
                  <w:widowControl w:val="0"/>
                  <w:numPr>
                    <w:ilvl w:val="0"/>
                    <w:numId w:val="20"/>
                  </w:numPr>
                  <w:spacing w:after="0" w:afterAutospacing="0" w:before="240" w:lineRule="auto"/>
                  <w:ind w:left="720" w:hanging="360"/>
                  <w:rPr>
                    <w:rFonts w:ascii="Consolas" w:cs="Consolas" w:eastAsia="Consolas" w:hAnsi="Consolas"/>
                    <w:b w:val="1"/>
                    <w:bCs w:val="1"/>
                    <w:color w:val="ffffff"/>
                    <w:sz w:val="18"/>
                    <w:szCs w:val="18"/>
                  </w:rPr>
                </w:pPr>
                <w:r w:rsidDel="00000000" w:rsidR="00000000" w:rsidRPr="00000000">
                  <w:rPr>
                    <w:rFonts w:ascii="Consolas" w:cs="Consolas" w:eastAsia="Consolas" w:hAnsi="Consolas"/>
                    <w:b w:val="1"/>
                    <w:bCs w:val="1"/>
                    <w:color w:val="ffffff"/>
                    <w:sz w:val="18"/>
                    <w:szCs w:val="18"/>
                    <w:rtl w:val="0"/>
                  </w:rPr>
                  <w:t xml:space="preserve">Communication &amp; Change Strategy</w:t>
                </w:r>
              </w:p>
              <w:p w:rsidR="00000000" w:rsidDel="00000000" w:rsidP="00000000" w:rsidRDefault="00000000" w:rsidRPr="00000000" w14:paraId="0000024C">
                <w:pPr>
                  <w:widowControl w:val="0"/>
                  <w:numPr>
                    <w:ilvl w:val="0"/>
                    <w:numId w:val="20"/>
                  </w:numPr>
                  <w:spacing w:after="0" w:afterAutospacing="0" w:before="0" w:beforeAutospacing="0" w:lineRule="auto"/>
                  <w:ind w:left="720" w:hanging="360"/>
                  <w:rPr>
                    <w:rFonts w:ascii="Consolas" w:cs="Consolas" w:eastAsia="Consolas" w:hAnsi="Consolas"/>
                    <w:b w:val="1"/>
                    <w:bCs w:val="1"/>
                    <w:color w:val="ffffff"/>
                    <w:sz w:val="18"/>
                    <w:szCs w:val="18"/>
                  </w:rPr>
                </w:pPr>
                <w:r w:rsidDel="00000000" w:rsidR="00000000" w:rsidRPr="00000000">
                  <w:rPr>
                    <w:rFonts w:ascii="Consolas" w:cs="Consolas" w:eastAsia="Consolas" w:hAnsi="Consolas"/>
                    <w:b w:val="1"/>
                    <w:bCs w:val="1"/>
                    <w:color w:val="ffffff"/>
                    <w:sz w:val="18"/>
                    <w:szCs w:val="18"/>
                    <w:rtl w:val="0"/>
                  </w:rPr>
                  <w:t xml:space="preserve">Leadership Alignment &amp; Messaging</w:t>
                </w:r>
              </w:p>
              <w:p w:rsidR="00000000" w:rsidDel="00000000" w:rsidP="00000000" w:rsidRDefault="00000000" w:rsidRPr="00000000" w14:paraId="0000024D">
                <w:pPr>
                  <w:widowControl w:val="0"/>
                  <w:numPr>
                    <w:ilvl w:val="0"/>
                    <w:numId w:val="20"/>
                  </w:numPr>
                  <w:spacing w:after="0" w:afterAutospacing="0" w:before="0" w:beforeAutospacing="0" w:lineRule="auto"/>
                  <w:ind w:left="720" w:hanging="360"/>
                  <w:rPr>
                    <w:rFonts w:ascii="Consolas" w:cs="Consolas" w:eastAsia="Consolas" w:hAnsi="Consolas"/>
                    <w:b w:val="1"/>
                    <w:bCs w:val="1"/>
                    <w:color w:val="ffffff"/>
                    <w:sz w:val="18"/>
                    <w:szCs w:val="18"/>
                  </w:rPr>
                </w:pPr>
                <w:r w:rsidDel="00000000" w:rsidR="00000000" w:rsidRPr="00000000">
                  <w:rPr>
                    <w:rFonts w:ascii="Consolas" w:cs="Consolas" w:eastAsia="Consolas" w:hAnsi="Consolas"/>
                    <w:b w:val="1"/>
                    <w:bCs w:val="1"/>
                    <w:color w:val="ffffff"/>
                    <w:sz w:val="18"/>
                    <w:szCs w:val="18"/>
                    <w:rtl w:val="0"/>
                  </w:rPr>
                  <w:t xml:space="preserve">Stakeholder Engagement Framework</w:t>
                </w:r>
              </w:p>
              <w:p w:rsidR="00000000" w:rsidDel="00000000" w:rsidP="00000000" w:rsidRDefault="00000000" w:rsidRPr="00000000" w14:paraId="0000024E">
                <w:pPr>
                  <w:widowControl w:val="0"/>
                  <w:numPr>
                    <w:ilvl w:val="0"/>
                    <w:numId w:val="20"/>
                  </w:numPr>
                  <w:spacing w:after="0" w:afterAutospacing="0" w:before="0" w:beforeAutospacing="0" w:lineRule="auto"/>
                  <w:ind w:left="720" w:hanging="360"/>
                  <w:rPr>
                    <w:rFonts w:ascii="Consolas" w:cs="Consolas" w:eastAsia="Consolas" w:hAnsi="Consolas"/>
                    <w:b w:val="1"/>
                    <w:bCs w:val="1"/>
                    <w:color w:val="ffffff"/>
                    <w:sz w:val="18"/>
                    <w:szCs w:val="18"/>
                  </w:rPr>
                </w:pPr>
                <w:r w:rsidDel="00000000" w:rsidR="00000000" w:rsidRPr="00000000">
                  <w:rPr>
                    <w:rFonts w:ascii="Consolas" w:cs="Consolas" w:eastAsia="Consolas" w:hAnsi="Consolas"/>
                    <w:b w:val="1"/>
                    <w:bCs w:val="1"/>
                    <w:color w:val="ffffff"/>
                    <w:sz w:val="18"/>
                    <w:szCs w:val="18"/>
                    <w:rtl w:val="0"/>
                  </w:rPr>
                  <w:t xml:space="preserve">Ongoing Communication Cadence</w:t>
                </w:r>
              </w:p>
              <w:p w:rsidR="00000000" w:rsidDel="00000000" w:rsidP="00000000" w:rsidRDefault="00000000" w:rsidRPr="00000000" w14:paraId="0000024F">
                <w:pPr>
                  <w:widowControl w:val="0"/>
                  <w:numPr>
                    <w:ilvl w:val="0"/>
                    <w:numId w:val="20"/>
                  </w:numPr>
                  <w:spacing w:after="0" w:afterAutospacing="0" w:before="0" w:beforeAutospacing="0" w:lineRule="auto"/>
                  <w:ind w:left="720" w:hanging="360"/>
                  <w:rPr>
                    <w:rFonts w:ascii="Consolas" w:cs="Consolas" w:eastAsia="Consolas" w:hAnsi="Consolas"/>
                    <w:b w:val="1"/>
                    <w:bCs w:val="1"/>
                    <w:color w:val="ffffff"/>
                    <w:sz w:val="18"/>
                    <w:szCs w:val="18"/>
                  </w:rPr>
                </w:pPr>
                <w:r w:rsidDel="00000000" w:rsidR="00000000" w:rsidRPr="00000000">
                  <w:rPr>
                    <w:rFonts w:ascii="Consolas" w:cs="Consolas" w:eastAsia="Consolas" w:hAnsi="Consolas"/>
                    <w:b w:val="1"/>
                    <w:bCs w:val="1"/>
                    <w:color w:val="ffffff"/>
                    <w:sz w:val="18"/>
                    <w:szCs w:val="18"/>
                    <w:rtl w:val="0"/>
                  </w:rPr>
                  <w:t xml:space="preserve">Change Enablement Across Teams</w:t>
                </w:r>
              </w:p>
              <w:p w:rsidR="00000000" w:rsidDel="00000000" w:rsidP="00000000" w:rsidRDefault="00000000" w:rsidRPr="00000000" w14:paraId="00000250">
                <w:pPr>
                  <w:widowControl w:val="0"/>
                  <w:numPr>
                    <w:ilvl w:val="0"/>
                    <w:numId w:val="20"/>
                  </w:numPr>
                  <w:spacing w:after="240" w:before="0" w:beforeAutospacing="0" w:lineRule="auto"/>
                  <w:ind w:left="720" w:hanging="360"/>
                  <w:rPr>
                    <w:rFonts w:ascii="Consolas" w:cs="Consolas" w:eastAsia="Consolas" w:hAnsi="Consolas"/>
                    <w:b w:val="1"/>
                    <w:bCs w:val="1"/>
                    <w:color w:val="ffffff"/>
                    <w:sz w:val="18"/>
                    <w:szCs w:val="18"/>
                  </w:rPr>
                </w:pPr>
                <w:r w:rsidDel="00000000" w:rsidR="00000000" w:rsidRPr="00000000">
                  <w:rPr>
                    <w:rFonts w:ascii="Consolas" w:cs="Consolas" w:eastAsia="Consolas" w:hAnsi="Consolas"/>
                    <w:b w:val="1"/>
                    <w:bCs w:val="1"/>
                    <w:color w:val="ffffff"/>
                    <w:sz w:val="18"/>
                    <w:szCs w:val="18"/>
                    <w:rtl w:val="0"/>
                  </w:rPr>
                  <w:t xml:space="preserve">Adoption &amp; Reinforcement Mechanisms</w:t>
                </w:r>
              </w:p>
            </w:tc>
          </w:tr>
        </w:tbl>
      </w:sdtContent>
    </w:sdt>
    <w:p w:rsidR="00000000" w:rsidDel="00000000" w:rsidP="00000000" w:rsidRDefault="00000000" w:rsidRPr="00000000" w14:paraId="00000251">
      <w:pPr>
        <w:spacing w:after="60" w:before="120" w:lineRule="auto"/>
        <w:rPr>
          <w:rFonts w:ascii="Consolas" w:cs="Consolas" w:eastAsia="Consolas" w:hAnsi="Consolas"/>
          <w:b w:val="1"/>
          <w:bCs w:val="1"/>
          <w:color w:val="7a7ae6"/>
          <w:sz w:val="18"/>
          <w:szCs w:val="18"/>
        </w:rPr>
      </w:pPr>
      <w:r w:rsidDel="00000000" w:rsidR="00000000" w:rsidRPr="00000000">
        <w:rPr>
          <w:rtl w:val="0"/>
        </w:rPr>
      </w:r>
    </w:p>
    <w:p w:rsidR="00000000" w:rsidDel="00000000" w:rsidP="00000000" w:rsidRDefault="00000000" w:rsidRPr="00000000" w14:paraId="00000252">
      <w:pPr>
        <w:spacing w:after="60" w:before="120" w:lineRule="auto"/>
        <w:rPr>
          <w:rFonts w:ascii="Consolas" w:cs="Consolas" w:eastAsia="Consolas" w:hAnsi="Consolas"/>
          <w:b w:val="1"/>
          <w:bCs w:val="1"/>
          <w:color w:val="7a7ae6"/>
          <w:sz w:val="18"/>
          <w:szCs w:val="18"/>
        </w:rPr>
      </w:pPr>
      <w:r w:rsidDel="00000000" w:rsidR="00000000" w:rsidRPr="00000000">
        <w:rPr>
          <w:rtl w:val="0"/>
        </w:rPr>
      </w:r>
    </w:p>
    <w:p w:rsidR="00000000" w:rsidDel="00000000" w:rsidP="00000000" w:rsidRDefault="00000000" w:rsidRPr="00000000" w14:paraId="00000253">
      <w:pPr>
        <w:spacing w:after="60" w:before="120" w:lineRule="auto"/>
        <w:rPr>
          <w:rFonts w:ascii="Consolas" w:cs="Consolas" w:eastAsia="Consolas" w:hAnsi="Consolas"/>
          <w:b w:val="1"/>
          <w:bCs w:val="1"/>
          <w:color w:val="7a7ae6"/>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54">
      <w:pPr>
        <w:spacing w:after="60" w:before="120" w:lineRule="auto"/>
        <w:rPr>
          <w:rFonts w:ascii="Consolas" w:cs="Consolas" w:eastAsia="Consolas" w:hAnsi="Consolas"/>
          <w:b w:val="1"/>
          <w:bCs w:val="1"/>
          <w:color w:val="7a7ae6"/>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255">
      <w:pPr>
        <w:spacing w:after="60" w:before="120" w:lineRule="auto"/>
        <w:rPr/>
      </w:pPr>
      <w:r w:rsidDel="00000000" w:rsidR="00000000" w:rsidRPr="00000000">
        <w:rPr>
          <w:rFonts w:ascii="Consolas" w:cs="Consolas" w:eastAsia="Consolas" w:hAnsi="Consolas"/>
          <w:b w:val="1"/>
          <w:bCs w:val="1"/>
          <w:color w:val="7a7ae6"/>
          <w:sz w:val="18"/>
          <w:szCs w:val="18"/>
          <w:rtl w:val="0"/>
        </w:rPr>
        <w:t xml:space="preserve">06 — MARKET INSIGHTS</w:t>
      </w:r>
      <w:r w:rsidDel="00000000" w:rsidR="00000000" w:rsidRPr="00000000">
        <w:rPr>
          <w:rtl w:val="0"/>
        </w:rPr>
      </w:r>
    </w:p>
    <w:p w:rsidR="00000000" w:rsidDel="00000000" w:rsidP="00000000" w:rsidRDefault="00000000" w:rsidRPr="00000000" w14:paraId="00000256">
      <w:pPr>
        <w:pStyle w:val="Heading1"/>
        <w:spacing w:after="150" w:before="300" w:lineRule="auto"/>
        <w:rPr/>
      </w:pPr>
      <w:r w:rsidDel="00000000" w:rsidR="00000000" w:rsidRPr="00000000">
        <w:rPr>
          <w:rFonts w:ascii="Georgia" w:cs="Georgia" w:eastAsia="Georgia" w:hAnsi="Georgia"/>
          <w:b w:val="1"/>
          <w:bCs w:val="1"/>
          <w:sz w:val="36"/>
          <w:szCs w:val="36"/>
          <w:rtl w:val="0"/>
        </w:rPr>
        <w:t xml:space="preserve">The AI Transformation Landscape</w:t>
      </w:r>
      <w:r w:rsidDel="00000000" w:rsidR="00000000" w:rsidRPr="00000000">
        <w:rPr>
          <w:rtl w:val="0"/>
        </w:rPr>
      </w:r>
    </w:p>
    <w:p w:rsidR="00000000" w:rsidDel="00000000" w:rsidP="00000000" w:rsidRDefault="00000000" w:rsidRPr="00000000" w14:paraId="00000257">
      <w:pPr>
        <w:spacing w:after="160" w:lineRule="auto"/>
        <w:rPr>
          <w:rFonts w:ascii="Calibri" w:cs="Calibri" w:eastAsia="Calibri" w:hAnsi="Calibri"/>
          <w:color w:val="52525b"/>
          <w:sz w:val="22"/>
          <w:szCs w:val="22"/>
        </w:rPr>
      </w:pPr>
      <w:r w:rsidDel="00000000" w:rsidR="00000000" w:rsidRPr="00000000">
        <w:rPr>
          <w:rFonts w:ascii="Calibri" w:cs="Calibri" w:eastAsia="Calibri" w:hAnsi="Calibri"/>
          <w:color w:val="52525b"/>
          <w:sz w:val="22"/>
          <w:szCs w:val="22"/>
          <w:rtl w:val="0"/>
        </w:rPr>
        <w:t xml:space="preserve">88% of enterprises now use AI — but only 34% are truly reimagining their business. Here’s where the industry stands, and why Taylor’s timing is strategic.</w:t>
      </w:r>
    </w:p>
    <w:p w:rsidR="00000000" w:rsidDel="00000000" w:rsidP="00000000" w:rsidRDefault="00000000" w:rsidRPr="00000000" w14:paraId="00000258">
      <w:pPr>
        <w:spacing w:after="160" w:lineRule="auto"/>
        <w:rPr>
          <w:color w:val="52525b"/>
        </w:rPr>
      </w:pPr>
      <w:r w:rsidDel="00000000" w:rsidR="00000000" w:rsidRPr="00000000">
        <w:rPr>
          <w:rtl w:val="0"/>
        </w:rPr>
      </w:r>
    </w:p>
    <w:p w:rsidR="00000000" w:rsidDel="00000000" w:rsidP="00000000" w:rsidRDefault="00000000" w:rsidRPr="00000000" w14:paraId="00000259">
      <w:pPr>
        <w:spacing w:after="160" w:lineRule="auto"/>
        <w:rPr>
          <w:color w:val="52525b"/>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25A">
            <w:pPr>
              <w:spacing w:after="20" w:lineRule="auto"/>
              <w:jc w:val="center"/>
              <w:rPr/>
            </w:pPr>
            <w:r w:rsidDel="00000000" w:rsidR="00000000" w:rsidRPr="00000000">
              <w:rPr>
                <w:rFonts w:ascii="Consolas" w:cs="Consolas" w:eastAsia="Consolas" w:hAnsi="Consolas"/>
                <w:b w:val="1"/>
                <w:bCs w:val="1"/>
                <w:color w:val="7a7ae6"/>
                <w:sz w:val="32"/>
                <w:szCs w:val="32"/>
                <w:rtl w:val="0"/>
              </w:rPr>
              <w:t xml:space="preserve">88%</w:t>
            </w:r>
            <w:r w:rsidDel="00000000" w:rsidR="00000000" w:rsidRPr="00000000">
              <w:rPr>
                <w:rtl w:val="0"/>
              </w:rPr>
            </w:r>
          </w:p>
          <w:p w:rsidR="00000000" w:rsidDel="00000000" w:rsidP="00000000" w:rsidRDefault="00000000" w:rsidRPr="00000000" w14:paraId="0000025B">
            <w:pPr>
              <w:jc w:val="center"/>
              <w:rPr/>
            </w:pPr>
            <w:r w:rsidDel="00000000" w:rsidR="00000000" w:rsidRPr="00000000">
              <w:rPr>
                <w:rFonts w:ascii="Consolas" w:cs="Consolas" w:eastAsia="Consolas" w:hAnsi="Consolas"/>
                <w:color w:val="52525b"/>
                <w:sz w:val="14"/>
                <w:szCs w:val="14"/>
                <w:rtl w:val="0"/>
              </w:rPr>
              <w:t xml:space="preserve">AI ADOPTION</w:t>
            </w:r>
            <w:r w:rsidDel="00000000" w:rsidR="00000000" w:rsidRPr="00000000">
              <w:rPr>
                <w:rtl w:val="0"/>
              </w:rPr>
            </w:r>
          </w:p>
          <w:p w:rsidR="00000000" w:rsidDel="00000000" w:rsidP="00000000" w:rsidRDefault="00000000" w:rsidRPr="00000000" w14:paraId="0000025C">
            <w:pPr>
              <w:jc w:val="center"/>
              <w:rPr/>
            </w:pPr>
            <w:r w:rsidDel="00000000" w:rsidR="00000000" w:rsidRPr="00000000">
              <w:rPr>
                <w:rFonts w:ascii="Consolas" w:cs="Consolas" w:eastAsia="Consolas" w:hAnsi="Consolas"/>
                <w:color w:val="a1a1aa"/>
                <w:sz w:val="12"/>
                <w:szCs w:val="12"/>
                <w:rtl w:val="0"/>
              </w:rPr>
              <w:t xml:space="preserve">McKinsey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25D">
            <w:pPr>
              <w:spacing w:after="20" w:lineRule="auto"/>
              <w:jc w:val="center"/>
              <w:rPr/>
            </w:pPr>
            <w:r w:rsidDel="00000000" w:rsidR="00000000" w:rsidRPr="00000000">
              <w:rPr>
                <w:rFonts w:ascii="Consolas" w:cs="Consolas" w:eastAsia="Consolas" w:hAnsi="Consolas"/>
                <w:b w:val="1"/>
                <w:bCs w:val="1"/>
                <w:color w:val="7a7ae6"/>
                <w:sz w:val="32"/>
                <w:szCs w:val="32"/>
                <w:rtl w:val="0"/>
              </w:rPr>
              <w:t xml:space="preserve">53%</w:t>
            </w:r>
            <w:r w:rsidDel="00000000" w:rsidR="00000000" w:rsidRPr="00000000">
              <w:rPr>
                <w:rtl w:val="0"/>
              </w:rPr>
            </w:r>
          </w:p>
          <w:p w:rsidR="00000000" w:rsidDel="00000000" w:rsidP="00000000" w:rsidRDefault="00000000" w:rsidRPr="00000000" w14:paraId="0000025E">
            <w:pPr>
              <w:jc w:val="center"/>
              <w:rPr/>
            </w:pPr>
            <w:r w:rsidDel="00000000" w:rsidR="00000000" w:rsidRPr="00000000">
              <w:rPr>
                <w:rFonts w:ascii="Consolas" w:cs="Consolas" w:eastAsia="Consolas" w:hAnsi="Consolas"/>
                <w:color w:val="52525b"/>
                <w:sz w:val="14"/>
                <w:szCs w:val="14"/>
                <w:rtl w:val="0"/>
              </w:rPr>
              <w:t xml:space="preserve">PRODUCTIVITY BOOST</w:t>
            </w:r>
            <w:r w:rsidDel="00000000" w:rsidR="00000000" w:rsidRPr="00000000">
              <w:rPr>
                <w:rtl w:val="0"/>
              </w:rPr>
            </w:r>
          </w:p>
          <w:p w:rsidR="00000000" w:rsidDel="00000000" w:rsidP="00000000" w:rsidRDefault="00000000" w:rsidRPr="00000000" w14:paraId="0000025F">
            <w:pPr>
              <w:jc w:val="center"/>
              <w:rPr/>
            </w:pPr>
            <w:r w:rsidDel="00000000" w:rsidR="00000000" w:rsidRPr="00000000">
              <w:rPr>
                <w:rFonts w:ascii="Consolas" w:cs="Consolas" w:eastAsia="Consolas" w:hAnsi="Consolas"/>
                <w:color w:val="a1a1aa"/>
                <w:sz w:val="12"/>
                <w:szCs w:val="12"/>
                <w:rtl w:val="0"/>
              </w:rPr>
              <w:t xml:space="preserve">McKinsey/WEF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260">
            <w:pPr>
              <w:spacing w:after="20" w:lineRule="auto"/>
              <w:jc w:val="center"/>
              <w:rPr/>
            </w:pPr>
            <w:r w:rsidDel="00000000" w:rsidR="00000000" w:rsidRPr="00000000">
              <w:rPr>
                <w:rFonts w:ascii="Consolas" w:cs="Consolas" w:eastAsia="Consolas" w:hAnsi="Consolas"/>
                <w:b w:val="1"/>
                <w:bCs w:val="1"/>
                <w:color w:val="7a7ae6"/>
                <w:sz w:val="32"/>
                <w:szCs w:val="32"/>
                <w:rtl w:val="0"/>
              </w:rPr>
              <w:t xml:space="preserve">500%</w:t>
            </w:r>
            <w:r w:rsidDel="00000000" w:rsidR="00000000" w:rsidRPr="00000000">
              <w:rPr>
                <w:rtl w:val="0"/>
              </w:rPr>
            </w:r>
          </w:p>
          <w:p w:rsidR="00000000" w:rsidDel="00000000" w:rsidP="00000000" w:rsidRDefault="00000000" w:rsidRPr="00000000" w14:paraId="00000261">
            <w:pPr>
              <w:jc w:val="center"/>
              <w:rPr/>
            </w:pPr>
            <w:r w:rsidDel="00000000" w:rsidR="00000000" w:rsidRPr="00000000">
              <w:rPr>
                <w:rFonts w:ascii="Consolas" w:cs="Consolas" w:eastAsia="Consolas" w:hAnsi="Consolas"/>
                <w:color w:val="52525b"/>
                <w:sz w:val="14"/>
                <w:szCs w:val="14"/>
                <w:rtl w:val="0"/>
              </w:rPr>
              <w:t xml:space="preserve">PREDICTIVE MAINT. ROI</w:t>
            </w:r>
            <w:r w:rsidDel="00000000" w:rsidR="00000000" w:rsidRPr="00000000">
              <w:rPr>
                <w:rtl w:val="0"/>
              </w:rPr>
            </w:r>
          </w:p>
          <w:p w:rsidR="00000000" w:rsidDel="00000000" w:rsidP="00000000" w:rsidRDefault="00000000" w:rsidRPr="00000000" w14:paraId="00000262">
            <w:pPr>
              <w:jc w:val="center"/>
              <w:rPr/>
            </w:pPr>
            <w:r w:rsidDel="00000000" w:rsidR="00000000" w:rsidRPr="00000000">
              <w:rPr>
                <w:rFonts w:ascii="Consolas" w:cs="Consolas" w:eastAsia="Consolas" w:hAnsi="Consolas"/>
                <w:color w:val="a1a1aa"/>
                <w:sz w:val="12"/>
                <w:szCs w:val="12"/>
                <w:rtl w:val="0"/>
              </w:rPr>
              <w:t xml:space="preserve">Tech-Stack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dfc" w:val="clear"/>
            <w:tcMar>
              <w:top w:w="120.0" w:type="dxa"/>
              <w:left w:w="80.0" w:type="dxa"/>
              <w:bottom w:w="120.0" w:type="dxa"/>
              <w:right w:w="80.0" w:type="dxa"/>
            </w:tcMar>
          </w:tcPr>
          <w:p w:rsidR="00000000" w:rsidDel="00000000" w:rsidP="00000000" w:rsidRDefault="00000000" w:rsidRPr="00000000" w14:paraId="00000263">
            <w:pPr>
              <w:spacing w:after="20" w:lineRule="auto"/>
              <w:jc w:val="center"/>
              <w:rPr/>
            </w:pPr>
            <w:r w:rsidDel="00000000" w:rsidR="00000000" w:rsidRPr="00000000">
              <w:rPr>
                <w:rFonts w:ascii="Consolas" w:cs="Consolas" w:eastAsia="Consolas" w:hAnsi="Consolas"/>
                <w:b w:val="1"/>
                <w:bCs w:val="1"/>
                <w:color w:val="7a7ae6"/>
                <w:sz w:val="32"/>
                <w:szCs w:val="32"/>
                <w:rtl w:val="0"/>
              </w:rPr>
              <w:t xml:space="preserve">$155B</w:t>
            </w:r>
            <w:r w:rsidDel="00000000" w:rsidR="00000000" w:rsidRPr="00000000">
              <w:rPr>
                <w:rtl w:val="0"/>
              </w:rPr>
            </w:r>
          </w:p>
          <w:p w:rsidR="00000000" w:rsidDel="00000000" w:rsidP="00000000" w:rsidRDefault="00000000" w:rsidRPr="00000000" w14:paraId="00000264">
            <w:pPr>
              <w:jc w:val="center"/>
              <w:rPr/>
            </w:pPr>
            <w:r w:rsidDel="00000000" w:rsidR="00000000" w:rsidRPr="00000000">
              <w:rPr>
                <w:rFonts w:ascii="Consolas" w:cs="Consolas" w:eastAsia="Consolas" w:hAnsi="Consolas"/>
                <w:color w:val="52525b"/>
                <w:sz w:val="14"/>
                <w:szCs w:val="14"/>
                <w:rtl w:val="0"/>
              </w:rPr>
              <w:t xml:space="preserve">AI IN MFG BY 2030</w:t>
            </w:r>
            <w:r w:rsidDel="00000000" w:rsidR="00000000" w:rsidRPr="00000000">
              <w:rPr>
                <w:rtl w:val="0"/>
              </w:rPr>
            </w:r>
          </w:p>
          <w:p w:rsidR="00000000" w:rsidDel="00000000" w:rsidP="00000000" w:rsidRDefault="00000000" w:rsidRPr="00000000" w14:paraId="00000265">
            <w:pPr>
              <w:jc w:val="center"/>
              <w:rPr/>
            </w:pPr>
            <w:r w:rsidDel="00000000" w:rsidR="00000000" w:rsidRPr="00000000">
              <w:rPr>
                <w:rFonts w:ascii="Consolas" w:cs="Consolas" w:eastAsia="Consolas" w:hAnsi="Consolas"/>
                <w:color w:val="a1a1aa"/>
                <w:sz w:val="12"/>
                <w:szCs w:val="12"/>
                <w:rtl w:val="0"/>
              </w:rPr>
              <w:t xml:space="preserve">Industry Reports</w:t>
            </w:r>
            <w:r w:rsidDel="00000000" w:rsidR="00000000" w:rsidRPr="00000000">
              <w:rPr>
                <w:rtl w:val="0"/>
              </w:rPr>
            </w:r>
          </w:p>
        </w:tc>
      </w:tr>
    </w:tbl>
    <w:p w:rsidR="00000000" w:rsidDel="00000000" w:rsidP="00000000" w:rsidRDefault="00000000" w:rsidRPr="00000000" w14:paraId="00000266">
      <w:pPr>
        <w:spacing w:before="200" w:lineRule="auto"/>
        <w:rPr/>
      </w:pPr>
      <w:r w:rsidDel="00000000" w:rsidR="00000000" w:rsidRPr="00000000">
        <w:rPr>
          <w:rtl w:val="0"/>
        </w:rPr>
      </w:r>
    </w:p>
    <w:p w:rsidR="00000000" w:rsidDel="00000000" w:rsidP="00000000" w:rsidRDefault="00000000" w:rsidRPr="00000000" w14:paraId="00000267">
      <w:pPr>
        <w:pStyle w:val="Heading3"/>
        <w:spacing w:after="150" w:before="300" w:lineRule="auto"/>
        <w:rPr/>
      </w:pPr>
      <w:r w:rsidDel="00000000" w:rsidR="00000000" w:rsidRPr="00000000">
        <w:rPr>
          <w:rFonts w:ascii="Georgia" w:cs="Georgia" w:eastAsia="Georgia" w:hAnsi="Georgia"/>
          <w:b w:val="1"/>
          <w:bCs w:val="1"/>
          <w:sz w:val="24"/>
          <w:szCs w:val="24"/>
          <w:rtl w:val="0"/>
        </w:rPr>
        <w:t xml:space="preserve">Industry Evolution</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760"/>
        <w:tblGridChange w:id="0">
          <w:tblGrid>
            <w:gridCol w:w="1200"/>
            <w:gridCol w:w="24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Calibri" w:cs="Calibri" w:eastAsia="Calibri" w:hAnsi="Calibri"/>
                <w:b w:val="1"/>
                <w:bCs w:val="1"/>
                <w:color w:val="18181b"/>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Calibri" w:cs="Calibri" w:eastAsia="Calibri" w:hAnsi="Calibri"/>
                <w:b w:val="1"/>
                <w:bCs w:val="1"/>
                <w:color w:val="18181b"/>
                <w:sz w:val="20"/>
                <w:szCs w:val="20"/>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Calibri" w:cs="Calibri" w:eastAsia="Calibri" w:hAnsi="Calibri"/>
                <w:b w:val="1"/>
                <w:bCs w:val="1"/>
                <w:color w:val="18181b"/>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Calibri" w:cs="Calibri" w:eastAsia="Calibri" w:hAnsi="Calibri"/>
                <w:b w:val="0"/>
                <w:bCs w:val="0"/>
                <w:color w:val="18181b"/>
                <w:sz w:val="20"/>
                <w:szCs w:val="20"/>
                <w:rtl w:val="0"/>
              </w:rPr>
              <w:t xml:space="preserve">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Calibri" w:cs="Calibri" w:eastAsia="Calibri" w:hAnsi="Calibri"/>
                <w:b w:val="0"/>
                <w:bCs w:val="0"/>
                <w:color w:val="18181b"/>
                <w:sz w:val="20"/>
                <w:szCs w:val="20"/>
                <w:rtl w:val="0"/>
              </w:rPr>
              <w:t xml:space="preserve">AI Copilots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Calibri" w:cs="Calibri" w:eastAsia="Calibri" w:hAnsi="Calibri"/>
                <w:b w:val="0"/>
                <w:bCs w:val="0"/>
                <w:color w:val="18181b"/>
                <w:sz w:val="20"/>
                <w:szCs w:val="20"/>
                <w:rtl w:val="0"/>
              </w:rPr>
              <w:t xml:space="preserve">Copilot, Gemini, ClickUp Brain — AI assists, humans decide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Calibri" w:cs="Calibri" w:eastAsia="Calibri" w:hAnsi="Calibri"/>
                <w:b w:val="0"/>
                <w:bCs w:val="0"/>
                <w:color w:val="18181b"/>
                <w:sz w:val="20"/>
                <w:szCs w:val="20"/>
                <w:rtl w:val="0"/>
              </w:rPr>
              <w:t xml:space="preserve">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Calibri" w:cs="Calibri" w:eastAsia="Calibri" w:hAnsi="Calibri"/>
                <w:b w:val="0"/>
                <w:bCs w:val="0"/>
                <w:color w:val="18181b"/>
                <w:sz w:val="20"/>
                <w:szCs w:val="20"/>
                <w:rtl w:val="0"/>
              </w:rPr>
              <w:t xml:space="preserve">AI Agents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Calibri" w:cs="Calibri" w:eastAsia="Calibri" w:hAnsi="Calibri"/>
                <w:b w:val="0"/>
                <w:bCs w:val="0"/>
                <w:color w:val="18181b"/>
                <w:sz w:val="20"/>
                <w:szCs w:val="20"/>
                <w:rtl w:val="0"/>
              </w:rPr>
              <w:t xml:space="preserve">AI acts autonomously — books, flags, follows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Calibri" w:cs="Calibri" w:eastAsia="Calibri" w:hAnsi="Calibri"/>
                <w:b w:val="0"/>
                <w:bCs w:val="0"/>
                <w:color w:val="18181b"/>
                <w:sz w:val="20"/>
                <w:szCs w:val="20"/>
                <w:rtl w:val="0"/>
              </w:rPr>
              <w:t xml:space="preserve">2029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Calibri" w:cs="Calibri" w:eastAsia="Calibri" w:hAnsi="Calibri"/>
                <w:b w:val="0"/>
                <w:bCs w:val="0"/>
                <w:color w:val="18181b"/>
                <w:sz w:val="20"/>
                <w:szCs w:val="20"/>
                <w:rtl w:val="0"/>
              </w:rPr>
              <w:t xml:space="preserve">Connected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Calibri" w:cs="Calibri" w:eastAsia="Calibri" w:hAnsi="Calibri"/>
                <w:b w:val="0"/>
                <w:bCs w:val="0"/>
                <w:color w:val="18181b"/>
                <w:sz w:val="20"/>
                <w:szCs w:val="20"/>
                <w:rtl w:val="0"/>
              </w:rPr>
              <w:t xml:space="preserve">Machines talk to each other, predict failures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Calibri" w:cs="Calibri" w:eastAsia="Calibri" w:hAnsi="Calibri"/>
                <w:b w:val="0"/>
                <w:bCs w:val="0"/>
                <w:color w:val="18181b"/>
                <w:sz w:val="20"/>
                <w:szCs w:val="20"/>
                <w:rtl w:val="0"/>
              </w:rPr>
              <w:t xml:space="preserve">2032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Calibri" w:cs="Calibri" w:eastAsia="Calibri" w:hAnsi="Calibri"/>
                <w:b w:val="0"/>
                <w:bCs w:val="0"/>
                <w:color w:val="18181b"/>
                <w:sz w:val="20"/>
                <w:szCs w:val="20"/>
                <w:rtl w:val="0"/>
              </w:rPr>
              <w:t xml:space="preserve">Digital Twins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Calibri" w:cs="Calibri" w:eastAsia="Calibri" w:hAnsi="Calibri"/>
                <w:b w:val="0"/>
                <w:bCs w:val="0"/>
                <w:color w:val="18181b"/>
                <w:sz w:val="20"/>
                <w:szCs w:val="20"/>
                <w:rtl w:val="0"/>
              </w:rPr>
              <w:t xml:space="preserve">Test spaces and layouts virtually before building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Calibri" w:cs="Calibri" w:eastAsia="Calibri" w:hAnsi="Calibri"/>
                <w:b w:val="0"/>
                <w:bCs w:val="0"/>
                <w:color w:val="18181b"/>
                <w:sz w:val="20"/>
                <w:szCs w:val="20"/>
                <w:rtl w:val="0"/>
              </w:rPr>
              <w:t xml:space="preserve">2036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Calibri" w:cs="Calibri" w:eastAsia="Calibri" w:hAnsi="Calibri"/>
                <w:b w:val="0"/>
                <w:bCs w:val="0"/>
                <w:color w:val="18181b"/>
                <w:sz w:val="20"/>
                <w:szCs w:val="20"/>
                <w:rtl w:val="0"/>
              </w:rPr>
              <w:t xml:space="preserve">AI End-to-End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Calibri" w:cs="Calibri" w:eastAsia="Calibri" w:hAnsi="Calibri"/>
                <w:b w:val="0"/>
                <w:bCs w:val="0"/>
                <w:color w:val="18181b"/>
                <w:sz w:val="20"/>
                <w:szCs w:val="20"/>
                <w:rtl w:val="0"/>
              </w:rPr>
              <w:t xml:space="preserve">Concept to logistics, fully orchestrated</w:t>
            </w:r>
            <w:r w:rsidDel="00000000" w:rsidR="00000000" w:rsidRPr="00000000">
              <w:rPr>
                <w:rtl w:val="0"/>
              </w:rPr>
            </w:r>
          </w:p>
        </w:tc>
      </w:tr>
    </w:tbl>
    <w:p w:rsidR="00000000" w:rsidDel="00000000" w:rsidP="00000000" w:rsidRDefault="00000000" w:rsidRPr="00000000" w14:paraId="0000027A">
      <w:pPr>
        <w:spacing w:before="120" w:lineRule="auto"/>
        <w:rPr/>
      </w:pPr>
      <w:r w:rsidDel="00000000" w:rsidR="00000000" w:rsidRPr="00000000">
        <w:rPr>
          <w:rtl w:val="0"/>
        </w:rPr>
      </w:r>
    </w:p>
    <w:p w:rsidR="00000000" w:rsidDel="00000000" w:rsidP="00000000" w:rsidRDefault="00000000" w:rsidRPr="00000000" w14:paraId="0000027B">
      <w:pPr>
        <w:pStyle w:val="Heading3"/>
        <w:spacing w:after="150" w:before="300" w:lineRule="auto"/>
        <w:rPr/>
      </w:pPr>
      <w:r w:rsidDel="00000000" w:rsidR="00000000" w:rsidRPr="00000000">
        <w:rPr>
          <w:rFonts w:ascii="Georgia" w:cs="Georgia" w:eastAsia="Georgia" w:hAnsi="Georgia"/>
          <w:b w:val="1"/>
          <w:bCs w:val="1"/>
          <w:sz w:val="24"/>
          <w:szCs w:val="24"/>
          <w:rtl w:val="0"/>
        </w:rPr>
        <w:t xml:space="preserve">Taylor Group’s AI Journey</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760"/>
        <w:tblGridChange w:id="0">
          <w:tblGrid>
            <w:gridCol w:w="1200"/>
            <w:gridCol w:w="24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Calibri" w:cs="Calibri" w:eastAsia="Calibri" w:hAnsi="Calibri"/>
                <w:b w:val="1"/>
                <w:bCs w:val="1"/>
                <w:color w:val="18181b"/>
                <w:sz w:val="20"/>
                <w:szCs w:val="20"/>
                <w:rtl w:val="0"/>
              </w:rPr>
              <w:t xml:space="preserve">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Calibri" w:cs="Calibri" w:eastAsia="Calibri" w:hAnsi="Calibri"/>
                <w:b w:val="1"/>
                <w:bCs w:val="1"/>
                <w:color w:val="18181b"/>
                <w:sz w:val="20"/>
                <w:szCs w:val="20"/>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Calibri" w:cs="Calibri" w:eastAsia="Calibri" w:hAnsi="Calibri"/>
                <w:b w:val="1"/>
                <w:bCs w:val="1"/>
                <w:color w:val="18181b"/>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Calibri" w:cs="Calibri" w:eastAsia="Calibri" w:hAnsi="Calibri"/>
                <w:b w:val="0"/>
                <w:bCs w:val="0"/>
                <w:color w:val="18181b"/>
                <w:sz w:val="20"/>
                <w:szCs w:val="20"/>
                <w:rtl w:val="0"/>
              </w:rPr>
              <w:t xml:space="preserve">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Calibri" w:cs="Calibri" w:eastAsia="Calibri" w:hAnsi="Calibri"/>
                <w:b w:val="0"/>
                <w:bCs w:val="0"/>
                <w:color w:val="18181b"/>
                <w:sz w:val="20"/>
                <w:szCs w:val="20"/>
                <w:rtl w:val="0"/>
              </w:rPr>
              <w:t xml:space="preserve">Digital Backbone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Calibri" w:cs="Calibri" w:eastAsia="Calibri" w:hAnsi="Calibri"/>
                <w:b w:val="0"/>
                <w:bCs w:val="0"/>
                <w:color w:val="18181b"/>
                <w:sz w:val="20"/>
                <w:szCs w:val="20"/>
                <w:rtl w:val="0"/>
              </w:rPr>
              <w:t xml:space="preserve">Audit, quick wins, first agents deployed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Calibri" w:cs="Calibri" w:eastAsia="Calibri" w:hAnsi="Calibri"/>
                <w:b w:val="0"/>
                <w:bCs w:val="0"/>
                <w:color w:val="18181b"/>
                <w:sz w:val="20"/>
                <w:szCs w:val="20"/>
                <w:rtl w:val="0"/>
              </w:rPr>
              <w:t xml:space="preserve">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Calibri" w:cs="Calibri" w:eastAsia="Calibri" w:hAnsi="Calibri"/>
                <w:b w:val="0"/>
                <w:bCs w:val="0"/>
                <w:color w:val="18181b"/>
                <w:sz w:val="20"/>
                <w:szCs w:val="20"/>
                <w:rtl w:val="0"/>
              </w:rPr>
              <w:t xml:space="preserve">AI-Powered 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Calibri" w:cs="Calibri" w:eastAsia="Calibri" w:hAnsi="Calibri"/>
                <w:b w:val="0"/>
                <w:bCs w:val="0"/>
                <w:color w:val="18181b"/>
                <w:sz w:val="20"/>
                <w:szCs w:val="20"/>
                <w:rtl w:val="0"/>
              </w:rPr>
              <w:t xml:space="preserve">Automated proposals, predictive logistics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Calibri" w:cs="Calibri" w:eastAsia="Calibri" w:hAnsi="Calibri"/>
                <w:b w:val="0"/>
                <w:bCs w:val="0"/>
                <w:color w:val="18181b"/>
                <w:sz w:val="20"/>
                <w:szCs w:val="20"/>
                <w:rtl w:val="0"/>
              </w:rPr>
              <w:t xml:space="preserve">2029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Calibri" w:cs="Calibri" w:eastAsia="Calibri" w:hAnsi="Calibri"/>
                <w:b w:val="0"/>
                <w:bCs w:val="0"/>
                <w:color w:val="18181b"/>
                <w:sz w:val="20"/>
                <w:szCs w:val="20"/>
                <w:rtl w:val="0"/>
              </w:rPr>
              <w:t xml:space="preserve">Autonomous 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Calibri" w:cs="Calibri" w:eastAsia="Calibri" w:hAnsi="Calibri"/>
                <w:b w:val="0"/>
                <w:bCs w:val="0"/>
                <w:color w:val="18181b"/>
                <w:sz w:val="20"/>
                <w:szCs w:val="20"/>
                <w:rtl w:val="0"/>
              </w:rPr>
              <w:t xml:space="preserve">Agents run staffing, logistics,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Calibri" w:cs="Calibri" w:eastAsia="Calibri" w:hAnsi="Calibri"/>
                <w:b w:val="0"/>
                <w:bCs w:val="0"/>
                <w:color w:val="18181b"/>
                <w:sz w:val="20"/>
                <w:szCs w:val="20"/>
                <w:rtl w:val="0"/>
              </w:rPr>
              <w:t xml:space="preserve">2032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Calibri" w:cs="Calibri" w:eastAsia="Calibri" w:hAnsi="Calibri"/>
                <w:b w:val="0"/>
                <w:bCs w:val="0"/>
                <w:color w:val="18181b"/>
                <w:sz w:val="20"/>
                <w:szCs w:val="20"/>
                <w:rtl w:val="0"/>
              </w:rPr>
              <w:t xml:space="preserve">Experience Twins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Calibri" w:cs="Calibri" w:eastAsia="Calibri" w:hAnsi="Calibri"/>
                <w:b w:val="0"/>
                <w:bCs w:val="0"/>
                <w:color w:val="18181b"/>
                <w:sz w:val="20"/>
                <w:szCs w:val="20"/>
                <w:rtl w:val="0"/>
              </w:rPr>
              <w:t xml:space="preserve">Test events and spaces virtually, iterate fast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Calibri" w:cs="Calibri" w:eastAsia="Calibri" w:hAnsi="Calibri"/>
                <w:b w:val="0"/>
                <w:bCs w:val="0"/>
                <w:color w:val="18181b"/>
                <w:sz w:val="20"/>
                <w:szCs w:val="20"/>
                <w:rtl w:val="0"/>
              </w:rPr>
              <w:t xml:space="preserve">2036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Calibri" w:cs="Calibri" w:eastAsia="Calibri" w:hAnsi="Calibri"/>
                <w:b w:val="0"/>
                <w:bCs w:val="0"/>
                <w:color w:val="18181b"/>
                <w:sz w:val="20"/>
                <w:szCs w:val="20"/>
                <w:rtl w:val="0"/>
              </w:rPr>
              <w:t xml:space="preserve">Industry Leader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Calibri" w:cs="Calibri" w:eastAsia="Calibri" w:hAnsi="Calibri"/>
                <w:b w:val="0"/>
                <w:bCs w:val="0"/>
                <w:color w:val="18181b"/>
                <w:sz w:val="20"/>
                <w:szCs w:val="20"/>
                <w:rtl w:val="0"/>
              </w:rPr>
              <w:t xml:space="preserve">A century of knowledge, fully activated by AI</w:t>
            </w:r>
            <w:r w:rsidDel="00000000" w:rsidR="00000000" w:rsidRPr="00000000">
              <w:rPr>
                <w:rtl w:val="0"/>
              </w:rPr>
            </w:r>
          </w:p>
        </w:tc>
      </w:tr>
    </w:tbl>
    <w:p w:rsidR="00000000" w:rsidDel="00000000" w:rsidP="00000000" w:rsidRDefault="00000000" w:rsidRPr="00000000" w14:paraId="0000028E">
      <w:pPr>
        <w:rPr/>
      </w:pPr>
      <w:r w:rsidDel="00000000" w:rsidR="00000000" w:rsidRPr="00000000">
        <w:br w:type="page"/>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4" w:val="single"/>
              <w:left w:color="cccccc" w:space="0" w:sz="4" w:val="single"/>
              <w:bottom w:color="cccccc" w:space="0" w:sz="4" w:val="single"/>
              <w:right w:color="cccccc" w:space="0" w:sz="4" w:val="single"/>
            </w:tcBorders>
            <w:shd w:fill="ffffff" w:val="clear"/>
            <w:tcMar>
              <w:top w:w="160.0" w:type="dxa"/>
              <w:left w:w="200.0" w:type="dxa"/>
              <w:bottom w:w="160.0" w:type="dxa"/>
              <w:right w:w="200.0" w:type="dxa"/>
            </w:tcMar>
          </w:tcPr>
          <w:p w:rsidR="00000000" w:rsidDel="00000000" w:rsidP="00000000" w:rsidRDefault="00000000" w:rsidRPr="00000000" w14:paraId="0000028F">
            <w:pPr>
              <w:spacing w:after="120" w:lineRule="auto"/>
              <w:rPr/>
            </w:pPr>
            <w:sdt>
              <w:sdtPr>
                <w:id w:val="-908261788"/>
                <w:tag w:val="goog_rdk_357"/>
              </w:sdtPr>
              <w:sdtContent>
                <w:r w:rsidDel="00000000" w:rsidR="00000000" w:rsidRPr="00000000">
                  <w:rPr>
                    <w:rFonts w:ascii="Cardo" w:cs="Cardo" w:eastAsia="Cardo" w:hAnsi="Cardo"/>
                    <w:b w:val="1"/>
                    <w:bCs w:val="1"/>
                    <w:color w:val="2563eb"/>
                    <w:sz w:val="26"/>
                    <w:szCs w:val="26"/>
                    <w:rtl w:val="0"/>
                  </w:rPr>
                  <w:t xml:space="preserve">Horizon 1: Now → 12 months</w:t>
                </w:r>
              </w:sdtContent>
            </w:sdt>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88% of orgs use AI in at least one function; worker access rose 50% in 2025 — McKinsey</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Lighthouse factories: 53% labor productivity boost, 26% cost reduction — McKinsey/WEF</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95% of manufacturers invested or planning to invest in AI automation — Tech-Stack</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Microsoft 365 Copilot now ships agentic capabilities at $30/user/month</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Quick wins available now: the tools Taylor already owns are evolving fast</w:t>
            </w:r>
            <w:r w:rsidDel="00000000" w:rsidR="00000000" w:rsidRPr="00000000">
              <w:rPr>
                <w:rtl w:val="0"/>
              </w:rPr>
            </w:r>
          </w:p>
        </w:tc>
      </w:tr>
    </w:tbl>
    <w:p w:rsidR="00000000" w:rsidDel="00000000" w:rsidP="00000000" w:rsidRDefault="00000000" w:rsidRPr="00000000" w14:paraId="00000295">
      <w:pPr>
        <w:spacing w:before="1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5309" w:space="0" w:sz="4" w:val="single"/>
              <w:left w:color="cccccc" w:space="0" w:sz="4" w:val="single"/>
              <w:bottom w:color="cccccc" w:space="0" w:sz="4" w:val="single"/>
              <w:right w:color="cccccc" w:space="0" w:sz="4" w:val="single"/>
            </w:tcBorders>
            <w:shd w:fill="ffffff" w:val="clear"/>
            <w:tcMar>
              <w:top w:w="160.0" w:type="dxa"/>
              <w:left w:w="200.0" w:type="dxa"/>
              <w:bottom w:w="160.0" w:type="dxa"/>
              <w:right w:w="200.0" w:type="dxa"/>
            </w:tcMar>
          </w:tcPr>
          <w:p w:rsidR="00000000" w:rsidDel="00000000" w:rsidP="00000000" w:rsidRDefault="00000000" w:rsidRPr="00000000" w14:paraId="00000296">
            <w:pPr>
              <w:spacing w:after="120" w:lineRule="auto"/>
              <w:rPr/>
            </w:pPr>
            <w:r w:rsidDel="00000000" w:rsidR="00000000" w:rsidRPr="00000000">
              <w:rPr>
                <w:rFonts w:ascii="Georgia" w:cs="Georgia" w:eastAsia="Georgia" w:hAnsi="Georgia"/>
                <w:b w:val="1"/>
                <w:bCs w:val="1"/>
                <w:color w:val="b45309"/>
                <w:sz w:val="26"/>
                <w:szCs w:val="26"/>
                <w:rtl w:val="0"/>
              </w:rPr>
              <w:t xml:space="preserve">Horizon 2: 1–3 Years</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Agentic AI replaces chatbots — Microsoft 2026 Wave 1: autonomous agents in Dynamics 365</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By 2026: 45% of G2000 OEMs connect field + engineering data via AI — IDC</w:t>
            </w:r>
            <w:r w:rsidDel="00000000" w:rsidR="00000000" w:rsidRPr="00000000">
              <w:rPr>
                <w:rtl w:val="0"/>
              </w:rPr>
            </w:r>
          </w:p>
          <w:p w:rsidR="00000000" w:rsidDel="00000000" w:rsidP="00000000" w:rsidRDefault="00000000" w:rsidRPr="00000000" w14:paraId="000002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Digital twins: $24.5B market, ~75% adoption in advanced industries — McKinsey</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Predictive maintenance: 300–500% ROI; computer vision QC: 200–300% ROI — Tech-Stack</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Jack Morton + Impact XM merged (Jan 2026) — competitors consolidating around data platforms</w:t>
            </w:r>
            <w:r w:rsidDel="00000000" w:rsidR="00000000" w:rsidRPr="00000000">
              <w:rPr>
                <w:rtl w:val="0"/>
              </w:rPr>
            </w:r>
          </w:p>
        </w:tc>
      </w:tr>
    </w:tbl>
    <w:p w:rsidR="00000000" w:rsidDel="00000000" w:rsidP="00000000" w:rsidRDefault="00000000" w:rsidRPr="00000000" w14:paraId="0000029C">
      <w:pPr>
        <w:spacing w:before="1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9959" w:space="0" w:sz="4" w:val="single"/>
              <w:left w:color="cccccc" w:space="0" w:sz="4" w:val="single"/>
              <w:bottom w:color="cccccc" w:space="0" w:sz="4" w:val="single"/>
              <w:right w:color="cccccc" w:space="0" w:sz="4" w:val="single"/>
            </w:tcBorders>
            <w:shd w:fill="ffffff" w:val="clear"/>
            <w:tcMar>
              <w:top w:w="160.0" w:type="dxa"/>
              <w:left w:w="200.0" w:type="dxa"/>
              <w:bottom w:w="160.0" w:type="dxa"/>
              <w:right w:w="200.0" w:type="dxa"/>
            </w:tcMar>
          </w:tcPr>
          <w:p w:rsidR="00000000" w:rsidDel="00000000" w:rsidP="00000000" w:rsidRDefault="00000000" w:rsidRPr="00000000" w14:paraId="0000029D">
            <w:pPr>
              <w:spacing w:after="40" w:lineRule="auto"/>
              <w:rPr/>
            </w:pPr>
            <w:r w:rsidDel="00000000" w:rsidR="00000000" w:rsidRPr="00000000">
              <w:rPr>
                <w:rFonts w:ascii="Georgia" w:cs="Georgia" w:eastAsia="Georgia" w:hAnsi="Georgia"/>
                <w:b w:val="1"/>
                <w:bCs w:val="1"/>
                <w:color w:val="1a9959"/>
                <w:sz w:val="26"/>
                <w:szCs w:val="26"/>
                <w:rtl w:val="0"/>
              </w:rPr>
              <w:t xml:space="preserve">Horizon 3: 5–10 Years</w:t>
            </w:r>
            <w:r w:rsidDel="00000000" w:rsidR="00000000" w:rsidRPr="00000000">
              <w:rPr>
                <w:rtl w:val="0"/>
              </w:rPr>
            </w:r>
          </w:p>
          <w:p w:rsidR="00000000" w:rsidDel="00000000" w:rsidP="00000000" w:rsidRDefault="00000000" w:rsidRPr="00000000" w14:paraId="0000029E">
            <w:pPr>
              <w:spacing w:after="100" w:lineRule="auto"/>
              <w:rPr/>
            </w:pPr>
            <w:r w:rsidDel="00000000" w:rsidR="00000000" w:rsidRPr="00000000">
              <w:rPr>
                <w:rFonts w:ascii="Calibri" w:cs="Calibri" w:eastAsia="Calibri" w:hAnsi="Calibri"/>
                <w:i w:val="1"/>
                <w:iCs w:val="1"/>
                <w:color w:val="52525b"/>
                <w:sz w:val="18"/>
                <w:szCs w:val="18"/>
                <w:rtl w:val="0"/>
              </w:rPr>
              <w:t xml:space="preserve">Where We See Taylor Group in 2036</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AI in manufacturing: $34B → $155B by 2030 at 35% CAGR — backbone builders become leaders</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Digital twin market: $24.5B today, projected to exceed $250B by 2034 — virtual replicas of warehouses, assets, spaces</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By 2028: 65% of G1000 manufacturers integrate AI agents into design/simulation — IDC</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By 2029: 30% of factories manage controls centrally via open automation platforms — IDC</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240" w:right="0" w:hanging="360"/>
              <w:jc w:val="left"/>
              <w:rPr/>
            </w:pPr>
            <w:r w:rsidDel="00000000" w:rsidR="00000000" w:rsidRPr="00000000">
              <w:rPr>
                <w:rFonts w:ascii="Calibri" w:cs="Calibri" w:eastAsia="Calibri" w:hAnsi="Calibri"/>
                <w:b w:val="0"/>
                <w:bCs w:val="0"/>
                <w:i w:val="0"/>
                <w:iCs w:val="0"/>
                <w:smallCaps w:val="0"/>
                <w:strike w:val="0"/>
                <w:color w:val="52525b"/>
                <w:sz w:val="20"/>
                <w:szCs w:val="20"/>
                <w:u w:val="none"/>
                <w:shd w:fill="auto" w:val="clear"/>
                <w:vertAlign w:val="baseline"/>
                <w:rtl w:val="0"/>
              </w:rPr>
              <w:t xml:space="preserve">Taylor’s 95 years of institutional knowledge + Digital Backbone = moat AI-only entrants can’t replicate</w:t>
            </w:r>
            <w:r w:rsidDel="00000000" w:rsidR="00000000" w:rsidRPr="00000000">
              <w:rPr>
                <w:rtl w:val="0"/>
              </w:rPr>
            </w:r>
          </w:p>
        </w:tc>
      </w:tr>
    </w:tbl>
    <w:p w:rsidR="00000000" w:rsidDel="00000000" w:rsidP="00000000" w:rsidRDefault="00000000" w:rsidRPr="00000000" w14:paraId="000002A4">
      <w:pPr>
        <w:spacing w:before="200" w:lineRule="auto"/>
        <w:rPr/>
      </w:pPr>
      <w:r w:rsidDel="00000000" w:rsidR="00000000" w:rsidRPr="00000000">
        <w:rPr>
          <w:rtl w:val="0"/>
        </w:rPr>
      </w:r>
    </w:p>
    <w:p w:rsidR="00000000" w:rsidDel="00000000" w:rsidP="00000000" w:rsidRDefault="00000000" w:rsidRPr="00000000" w14:paraId="000002A5">
      <w:pPr>
        <w:spacing w:after="160" w:lineRule="auto"/>
        <w:rPr/>
      </w:pPr>
      <w:r w:rsidDel="00000000" w:rsidR="00000000" w:rsidRPr="00000000">
        <w:rPr>
          <w:rFonts w:ascii="Calibri" w:cs="Calibri" w:eastAsia="Calibri" w:hAnsi="Calibri"/>
          <w:i w:val="1"/>
          <w:iCs w:val="1"/>
          <w:color w:val="52525b"/>
          <w:sz w:val="22"/>
          <w:szCs w:val="22"/>
          <w:rtl w:val="0"/>
        </w:rPr>
        <w:t xml:space="preserve">The gap isn’t between companies that use AI and those that don’t. It’s between those that </w:t>
      </w:r>
      <w:r w:rsidDel="00000000" w:rsidR="00000000" w:rsidRPr="00000000">
        <w:rPr>
          <w:rFonts w:ascii="Calibri" w:cs="Calibri" w:eastAsia="Calibri" w:hAnsi="Calibri"/>
          <w:b w:val="1"/>
          <w:bCs w:val="1"/>
          <w:sz w:val="22"/>
          <w:szCs w:val="22"/>
          <w:rtl w:val="0"/>
        </w:rPr>
        <w:t xml:space="preserve">connected their AI into a backbone</w:t>
      </w:r>
      <w:r w:rsidDel="00000000" w:rsidR="00000000" w:rsidRPr="00000000">
        <w:rPr>
          <w:rFonts w:ascii="Calibri" w:cs="Calibri" w:eastAsia="Calibri" w:hAnsi="Calibri"/>
          <w:i w:val="1"/>
          <w:iCs w:val="1"/>
          <w:color w:val="52525b"/>
          <w:sz w:val="22"/>
          <w:szCs w:val="22"/>
          <w:rtl w:val="0"/>
        </w:rPr>
        <w:t xml:space="preserve"> — and those still running pilots.</w:t>
      </w:r>
      <w:r w:rsidDel="00000000" w:rsidR="00000000" w:rsidRPr="00000000">
        <w:rPr>
          <w:rtl w:val="0"/>
        </w:rPr>
      </w:r>
    </w:p>
    <w:p w:rsidR="00000000" w:rsidDel="00000000" w:rsidP="00000000" w:rsidRDefault="00000000" w:rsidRPr="00000000" w14:paraId="000002A6">
      <w:pPr>
        <w:rPr/>
      </w:pP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2"/>
        <w:spacing w:after="150" w:before="300" w:lineRule="auto"/>
        <w:rPr/>
      </w:pPr>
      <w:r w:rsidDel="00000000" w:rsidR="00000000" w:rsidRPr="00000000">
        <w:rPr>
          <w:rFonts w:ascii="Georgia" w:cs="Georgia" w:eastAsia="Georgia" w:hAnsi="Georgia"/>
          <w:b w:val="1"/>
          <w:bCs w:val="1"/>
          <w:sz w:val="28"/>
          <w:szCs w:val="28"/>
          <w:rtl w:val="0"/>
        </w:rPr>
        <w:t xml:space="preserve">What Your Competitors Are Doing</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a7ae6" w:space="0" w:sz="4" w:val="single"/>
              <w:left w:color="cccccc" w:space="0" w:sz="4" w:val="single"/>
              <w:bottom w:color="cccccc" w:space="0" w:sz="4" w:val="single"/>
              <w:right w:color="cccccc" w:space="0" w:sz="4" w:val="single"/>
            </w:tcBorders>
            <w:tcMar>
              <w:top w:w="120.0" w:type="dxa"/>
              <w:left w:w="200.0" w:type="dxa"/>
              <w:bottom w:w="120.0" w:type="dxa"/>
              <w:right w:w="200.0" w:type="dxa"/>
            </w:tcMar>
          </w:tcPr>
          <w:p w:rsidR="00000000" w:rsidDel="00000000" w:rsidP="00000000" w:rsidRDefault="00000000" w:rsidRPr="00000000" w14:paraId="000002A8">
            <w:pPr>
              <w:spacing w:after="60" w:lineRule="auto"/>
              <w:rPr/>
            </w:pPr>
            <w:r w:rsidDel="00000000" w:rsidR="00000000" w:rsidRPr="00000000">
              <w:rPr>
                <w:rFonts w:ascii="Georgia" w:cs="Georgia" w:eastAsia="Georgia" w:hAnsi="Georgia"/>
                <w:b w:val="1"/>
                <w:bCs w:val="1"/>
                <w:sz w:val="24"/>
                <w:szCs w:val="24"/>
                <w:rtl w:val="0"/>
              </w:rPr>
              <w:t xml:space="preserve">Jack Morton + Impact XM</w:t>
            </w:r>
            <w:r w:rsidDel="00000000" w:rsidR="00000000" w:rsidRPr="00000000">
              <w:rPr>
                <w:rtl w:val="0"/>
              </w:rPr>
            </w:r>
          </w:p>
          <w:p w:rsidR="00000000" w:rsidDel="00000000" w:rsidP="00000000" w:rsidRDefault="00000000" w:rsidRPr="00000000" w14:paraId="000002A9">
            <w:pPr>
              <w:spacing w:after="160" w:lineRule="auto"/>
              <w:rPr/>
            </w:pPr>
            <w:r w:rsidDel="00000000" w:rsidR="00000000" w:rsidRPr="00000000">
              <w:rPr>
                <w:rFonts w:ascii="Calibri" w:cs="Calibri" w:eastAsia="Calibri" w:hAnsi="Calibri"/>
                <w:color w:val="52525b"/>
                <w:sz w:val="22"/>
                <w:szCs w:val="22"/>
                <w:rtl w:val="0"/>
              </w:rPr>
              <w:t xml:space="preserve">Merged in January 2026 to combine their client lists and data. Their bet: one bigger company with shared measurement tools can win more enterprise contracts — and prove ROI faster.</w:t>
            </w:r>
            <w:r w:rsidDel="00000000" w:rsidR="00000000" w:rsidRPr="00000000">
              <w:rPr>
                <w:rtl w:val="0"/>
              </w:rPr>
            </w:r>
          </w:p>
          <w:p w:rsidR="00000000" w:rsidDel="00000000" w:rsidP="00000000" w:rsidRDefault="00000000" w:rsidRPr="00000000" w14:paraId="000002AA">
            <w:pPr>
              <w:spacing w:after="60" w:lineRule="auto"/>
              <w:rPr/>
            </w:pPr>
            <w:r w:rsidDel="00000000" w:rsidR="00000000" w:rsidRPr="00000000">
              <w:rPr>
                <w:rFonts w:ascii="Calibri" w:cs="Calibri" w:eastAsia="Calibri" w:hAnsi="Calibri"/>
                <w:i w:val="1"/>
                <w:iCs w:val="1"/>
                <w:color w:val="7a7ae6"/>
                <w:sz w:val="20"/>
                <w:szCs w:val="20"/>
                <w:rtl w:val="0"/>
              </w:rPr>
              <w:t xml:space="preserve">They’re getting bigger to move faster. Scale is their strategy.</w:t>
            </w:r>
            <w:r w:rsidDel="00000000" w:rsidR="00000000" w:rsidRPr="00000000">
              <w:rPr>
                <w:rtl w:val="0"/>
              </w:rPr>
            </w:r>
          </w:p>
        </w:tc>
      </w:tr>
    </w:tbl>
    <w:p w:rsidR="00000000" w:rsidDel="00000000" w:rsidP="00000000" w:rsidRDefault="00000000" w:rsidRPr="00000000" w14:paraId="000002AB">
      <w:pPr>
        <w:spacing w:before="12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a7ae6" w:space="0" w:sz="4" w:val="single"/>
              <w:left w:color="cccccc" w:space="0" w:sz="4" w:val="single"/>
              <w:bottom w:color="cccccc" w:space="0" w:sz="4" w:val="single"/>
              <w:right w:color="cccccc" w:space="0" w:sz="4" w:val="single"/>
            </w:tcBorders>
            <w:tcMar>
              <w:top w:w="120.0" w:type="dxa"/>
              <w:left w:w="200.0" w:type="dxa"/>
              <w:bottom w:w="120.0" w:type="dxa"/>
              <w:right w:w="200.0" w:type="dxa"/>
            </w:tcMar>
          </w:tcPr>
          <w:p w:rsidR="00000000" w:rsidDel="00000000" w:rsidP="00000000" w:rsidRDefault="00000000" w:rsidRPr="00000000" w14:paraId="000002AC">
            <w:pPr>
              <w:spacing w:after="60" w:lineRule="auto"/>
              <w:rPr/>
            </w:pPr>
            <w:r w:rsidDel="00000000" w:rsidR="00000000" w:rsidRPr="00000000">
              <w:rPr>
                <w:rFonts w:ascii="Georgia" w:cs="Georgia" w:eastAsia="Georgia" w:hAnsi="Georgia"/>
                <w:b w:val="1"/>
                <w:bCs w:val="1"/>
                <w:sz w:val="24"/>
                <w:szCs w:val="24"/>
                <w:rtl w:val="0"/>
              </w:rPr>
              <w:t xml:space="preserve">Freeman</w:t>
            </w:r>
            <w:r w:rsidDel="00000000" w:rsidR="00000000" w:rsidRPr="00000000">
              <w:rPr>
                <w:rtl w:val="0"/>
              </w:rPr>
            </w:r>
          </w:p>
          <w:p w:rsidR="00000000" w:rsidDel="00000000" w:rsidP="00000000" w:rsidRDefault="00000000" w:rsidRPr="00000000" w14:paraId="000002AD">
            <w:pPr>
              <w:spacing w:after="160" w:lineRule="auto"/>
              <w:rPr/>
            </w:pPr>
            <w:r w:rsidDel="00000000" w:rsidR="00000000" w:rsidRPr="00000000">
              <w:rPr>
                <w:rFonts w:ascii="Calibri" w:cs="Calibri" w:eastAsia="Calibri" w:hAnsi="Calibri"/>
                <w:color w:val="52525b"/>
                <w:sz w:val="22"/>
                <w:szCs w:val="22"/>
                <w:rtl w:val="0"/>
              </w:rPr>
              <w:t xml:space="preserve">The largest event services company in the industry. Already using virtual/augmented reality in activations and AI to manage event logistics. They measure everything digitally.</w:t>
            </w:r>
            <w:r w:rsidDel="00000000" w:rsidR="00000000" w:rsidRPr="00000000">
              <w:rPr>
                <w:rtl w:val="0"/>
              </w:rPr>
            </w:r>
          </w:p>
          <w:p w:rsidR="00000000" w:rsidDel="00000000" w:rsidP="00000000" w:rsidRDefault="00000000" w:rsidRPr="00000000" w14:paraId="000002AE">
            <w:pPr>
              <w:spacing w:after="60" w:lineRule="auto"/>
              <w:rPr/>
            </w:pPr>
            <w:r w:rsidDel="00000000" w:rsidR="00000000" w:rsidRPr="00000000">
              <w:rPr>
                <w:rFonts w:ascii="Calibri" w:cs="Calibri" w:eastAsia="Calibri" w:hAnsi="Calibri"/>
                <w:i w:val="1"/>
                <w:iCs w:val="1"/>
                <w:color w:val="7a7ae6"/>
                <w:sz w:val="20"/>
                <w:szCs w:val="20"/>
                <w:rtl w:val="0"/>
              </w:rPr>
              <w:t xml:space="preserve">They’re not experimenting — they’re operating with AI today.</w:t>
            </w:r>
            <w:r w:rsidDel="00000000" w:rsidR="00000000" w:rsidRPr="00000000">
              <w:rPr>
                <w:rtl w:val="0"/>
              </w:rPr>
            </w:r>
          </w:p>
        </w:tc>
      </w:tr>
    </w:tbl>
    <w:p w:rsidR="00000000" w:rsidDel="00000000" w:rsidP="00000000" w:rsidRDefault="00000000" w:rsidRPr="00000000" w14:paraId="000002AF">
      <w:pPr>
        <w:spacing w:before="12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a7ae6" w:space="0" w:sz="4" w:val="single"/>
              <w:left w:color="cccccc" w:space="0" w:sz="4" w:val="single"/>
              <w:bottom w:color="cccccc" w:space="0" w:sz="4" w:val="single"/>
              <w:right w:color="cccccc" w:space="0" w:sz="4" w:val="single"/>
            </w:tcBorders>
            <w:tcMar>
              <w:top w:w="120.0" w:type="dxa"/>
              <w:left w:w="200.0" w:type="dxa"/>
              <w:bottom w:w="120.0" w:type="dxa"/>
              <w:right w:w="200.0" w:type="dxa"/>
            </w:tcMar>
          </w:tcPr>
          <w:p w:rsidR="00000000" w:rsidDel="00000000" w:rsidP="00000000" w:rsidRDefault="00000000" w:rsidRPr="00000000" w14:paraId="000002B0">
            <w:pPr>
              <w:spacing w:after="60" w:lineRule="auto"/>
              <w:rPr/>
            </w:pPr>
            <w:r w:rsidDel="00000000" w:rsidR="00000000" w:rsidRPr="00000000">
              <w:rPr>
                <w:rFonts w:ascii="Georgia" w:cs="Georgia" w:eastAsia="Georgia" w:hAnsi="Georgia"/>
                <w:b w:val="1"/>
                <w:bCs w:val="1"/>
                <w:sz w:val="24"/>
                <w:szCs w:val="24"/>
                <w:rtl w:val="0"/>
              </w:rPr>
              <w:t xml:space="preserve">George P. Johnson (GPJ)</w:t>
            </w:r>
            <w:r w:rsidDel="00000000" w:rsidR="00000000" w:rsidRPr="00000000">
              <w:rPr>
                <w:rtl w:val="0"/>
              </w:rPr>
            </w:r>
          </w:p>
          <w:p w:rsidR="00000000" w:rsidDel="00000000" w:rsidP="00000000" w:rsidRDefault="00000000" w:rsidRPr="00000000" w14:paraId="000002B1">
            <w:pPr>
              <w:spacing w:after="160" w:lineRule="auto"/>
              <w:rPr/>
            </w:pPr>
            <w:r w:rsidDel="00000000" w:rsidR="00000000" w:rsidRPr="00000000">
              <w:rPr>
                <w:rFonts w:ascii="Calibri" w:cs="Calibri" w:eastAsia="Calibri" w:hAnsi="Calibri"/>
                <w:color w:val="52525b"/>
                <w:sz w:val="22"/>
                <w:szCs w:val="22"/>
                <w:rtl w:val="0"/>
              </w:rPr>
              <w:t xml:space="preserve">Part of Project Worldwide. Building experiences that blend physical and digital — from design through production. Using technology across the entire creative process.</w:t>
            </w:r>
            <w:r w:rsidDel="00000000" w:rsidR="00000000" w:rsidRPr="00000000">
              <w:rPr>
                <w:rtl w:val="0"/>
              </w:rPr>
            </w:r>
          </w:p>
          <w:p w:rsidR="00000000" w:rsidDel="00000000" w:rsidP="00000000" w:rsidRDefault="00000000" w:rsidRPr="00000000" w14:paraId="000002B2">
            <w:pPr>
              <w:spacing w:after="60" w:lineRule="auto"/>
              <w:rPr/>
            </w:pPr>
            <w:r w:rsidDel="00000000" w:rsidR="00000000" w:rsidRPr="00000000">
              <w:rPr>
                <w:rFonts w:ascii="Calibri" w:cs="Calibri" w:eastAsia="Calibri" w:hAnsi="Calibri"/>
                <w:i w:val="1"/>
                <w:iCs w:val="1"/>
                <w:color w:val="7a7ae6"/>
                <w:sz w:val="20"/>
                <w:szCs w:val="20"/>
                <w:rtl w:val="0"/>
              </w:rPr>
              <w:t xml:space="preserve">They’re embedding tech into every step, not just the final event.</w:t>
            </w:r>
            <w:r w:rsidDel="00000000" w:rsidR="00000000" w:rsidRPr="00000000">
              <w:rPr>
                <w:rtl w:val="0"/>
              </w:rPr>
            </w:r>
          </w:p>
        </w:tc>
      </w:tr>
    </w:tbl>
    <w:p w:rsidR="00000000" w:rsidDel="00000000" w:rsidP="00000000" w:rsidRDefault="00000000" w:rsidRPr="00000000" w14:paraId="000002B3">
      <w:pPr>
        <w:spacing w:before="120" w:lineRule="auto"/>
        <w:rPr/>
      </w:pPr>
      <w:r w:rsidDel="00000000" w:rsidR="00000000" w:rsidRPr="00000000">
        <w:rPr>
          <w:rtl w:val="0"/>
        </w:rPr>
      </w:r>
    </w:p>
    <w:p w:rsidR="00000000" w:rsidDel="00000000" w:rsidP="00000000" w:rsidRDefault="00000000" w:rsidRPr="00000000" w14:paraId="000002B4">
      <w:pPr>
        <w:spacing w:after="160" w:lineRule="auto"/>
        <w:rPr/>
      </w:pPr>
      <w:r w:rsidDel="00000000" w:rsidR="00000000" w:rsidRPr="00000000">
        <w:rPr>
          <w:rFonts w:ascii="Calibri" w:cs="Calibri" w:eastAsia="Calibri" w:hAnsi="Calibri"/>
          <w:i w:val="1"/>
          <w:iCs w:val="1"/>
          <w:color w:val="52525b"/>
          <w:sz w:val="22"/>
          <w:szCs w:val="22"/>
          <w:rtl w:val="0"/>
        </w:rPr>
        <w:t xml:space="preserve">Your competitors aren’t waiting. Taylor’s advantage: 95 years of institutional knowledge and a team ready to activate — but that window won’t stay open.</w:t>
      </w:r>
      <w:r w:rsidDel="00000000" w:rsidR="00000000" w:rsidRPr="00000000">
        <w:rPr>
          <w:rtl w:val="0"/>
        </w:rPr>
      </w:r>
    </w:p>
    <w:p w:rsidR="00000000" w:rsidDel="00000000" w:rsidP="00000000" w:rsidRDefault="00000000" w:rsidRPr="00000000" w14:paraId="000002B5">
      <w:pPr>
        <w:spacing w:before="12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7a7ae6" w:space="0" w:sz="6" w:val="single"/>
              <w:bottom w:color="cccccc" w:space="0" w:sz="4" w:val="single"/>
              <w:right w:color="cccccc" w:space="0" w:sz="4" w:val="single"/>
            </w:tcBorders>
            <w:shd w:fill="ededfc" w:val="clear"/>
            <w:tcMar>
              <w:top w:w="120.0" w:type="dxa"/>
              <w:left w:w="200.0" w:type="dxa"/>
              <w:bottom w:w="120.0" w:type="dxa"/>
              <w:right w:w="200.0" w:type="dxa"/>
            </w:tcMar>
          </w:tcPr>
          <w:p w:rsidR="00000000" w:rsidDel="00000000" w:rsidP="00000000" w:rsidRDefault="00000000" w:rsidRPr="00000000" w14:paraId="000002B6">
            <w:pPr>
              <w:spacing w:after="40" w:lineRule="auto"/>
              <w:rPr/>
            </w:pPr>
            <w:r w:rsidDel="00000000" w:rsidR="00000000" w:rsidRPr="00000000">
              <w:rPr>
                <w:rFonts w:ascii="Consolas" w:cs="Consolas" w:eastAsia="Consolas" w:hAnsi="Consolas"/>
                <w:b w:val="1"/>
                <w:bCs w:val="1"/>
                <w:color w:val="7a7ae6"/>
                <w:sz w:val="16"/>
                <w:szCs w:val="16"/>
                <w:rtl w:val="0"/>
              </w:rPr>
              <w:t xml:space="preserve">THE TRANSFORMATION REALITY</w:t>
            </w:r>
            <w:r w:rsidDel="00000000" w:rsidR="00000000" w:rsidRPr="00000000">
              <w:rPr>
                <w:rtl w:val="0"/>
              </w:rPr>
            </w:r>
          </w:p>
          <w:p w:rsidR="00000000" w:rsidDel="00000000" w:rsidP="00000000" w:rsidRDefault="00000000" w:rsidRPr="00000000" w14:paraId="000002B7">
            <w:pPr>
              <w:spacing w:after="160" w:lineRule="auto"/>
              <w:rPr/>
            </w:pPr>
            <w:r w:rsidDel="00000000" w:rsidR="00000000" w:rsidRPr="00000000">
              <w:rPr>
                <w:rFonts w:ascii="Calibri" w:cs="Calibri" w:eastAsia="Calibri" w:hAnsi="Calibri"/>
                <w:b w:val="1"/>
                <w:bCs w:val="1"/>
                <w:sz w:val="22"/>
                <w:szCs w:val="22"/>
                <w:rtl w:val="0"/>
              </w:rPr>
              <w:t xml:space="preserve">Only 16%</w:t>
            </w:r>
            <w:r w:rsidDel="00000000" w:rsidR="00000000" w:rsidRPr="00000000">
              <w:rPr>
                <w:rFonts w:ascii="Calibri" w:cs="Calibri" w:eastAsia="Calibri" w:hAnsi="Calibri"/>
                <w:color w:val="52525b"/>
                <w:sz w:val="22"/>
                <w:szCs w:val="22"/>
                <w:rtl w:val="0"/>
              </w:rPr>
              <w:t xml:space="preserve"> of digital transformations fully succeed — McKinsey 2025. </w:t>
            </w:r>
            <w:r w:rsidDel="00000000" w:rsidR="00000000" w:rsidRPr="00000000">
              <w:rPr>
                <w:rFonts w:ascii="Calibri" w:cs="Calibri" w:eastAsia="Calibri" w:hAnsi="Calibri"/>
                <w:b w:val="1"/>
                <w:bCs w:val="1"/>
                <w:sz w:val="22"/>
                <w:szCs w:val="22"/>
                <w:rtl w:val="0"/>
              </w:rPr>
              <w:t xml:space="preserve">Only 39%</w:t>
            </w:r>
            <w:r w:rsidDel="00000000" w:rsidR="00000000" w:rsidRPr="00000000">
              <w:rPr>
                <w:rFonts w:ascii="Calibri" w:cs="Calibri" w:eastAsia="Calibri" w:hAnsi="Calibri"/>
                <w:color w:val="52525b"/>
                <w:sz w:val="22"/>
                <w:szCs w:val="22"/>
                <w:rtl w:val="0"/>
              </w:rPr>
              <w:t xml:space="preserve"> report enterprise-level EBIT impact from AI. </w:t>
            </w:r>
            <w:r w:rsidDel="00000000" w:rsidR="00000000" w:rsidRPr="00000000">
              <w:rPr>
                <w:rFonts w:ascii="Calibri" w:cs="Calibri" w:eastAsia="Calibri" w:hAnsi="Calibri"/>
                <w:b w:val="1"/>
                <w:bCs w:val="1"/>
                <w:sz w:val="22"/>
                <w:szCs w:val="22"/>
                <w:rtl w:val="0"/>
              </w:rPr>
              <w:t xml:space="preserve">53%</w:t>
            </w:r>
            <w:r w:rsidDel="00000000" w:rsidR="00000000" w:rsidRPr="00000000">
              <w:rPr>
                <w:rFonts w:ascii="Calibri" w:cs="Calibri" w:eastAsia="Calibri" w:hAnsi="Calibri"/>
                <w:color w:val="52525b"/>
                <w:sz w:val="22"/>
                <w:szCs w:val="22"/>
                <w:rtl w:val="0"/>
              </w:rPr>
              <w:t xml:space="preserve"> average productivity boost in Lighthouse factories — McKinsey/WEF 2025. </w:t>
            </w:r>
            <w:r w:rsidDel="00000000" w:rsidR="00000000" w:rsidRPr="00000000">
              <w:rPr>
                <w:rFonts w:ascii="Calibri" w:cs="Calibri" w:eastAsia="Calibri" w:hAnsi="Calibri"/>
                <w:b w:val="1"/>
                <w:bCs w:val="1"/>
                <w:sz w:val="22"/>
                <w:szCs w:val="22"/>
                <w:rtl w:val="0"/>
              </w:rPr>
              <w:t xml:space="preserve">~75%</w:t>
            </w:r>
            <w:r w:rsidDel="00000000" w:rsidR="00000000" w:rsidRPr="00000000">
              <w:rPr>
                <w:rFonts w:ascii="Calibri" w:cs="Calibri" w:eastAsia="Calibri" w:hAnsi="Calibri"/>
                <w:color w:val="52525b"/>
                <w:sz w:val="22"/>
                <w:szCs w:val="22"/>
                <w:rtl w:val="0"/>
              </w:rPr>
              <w:t xml:space="preserve"> of advanced-industry companies have adopted digital twin technology. Everyone is buying AI tools. Almost nobody is connecting them.</w:t>
            </w:r>
            <w:r w:rsidDel="00000000" w:rsidR="00000000" w:rsidRPr="00000000">
              <w:rPr>
                <w:rtl w:val="0"/>
              </w:rPr>
            </w:r>
          </w:p>
        </w:tc>
      </w:tr>
    </w:tbl>
    <w:p w:rsidR="00000000" w:rsidDel="00000000" w:rsidP="00000000" w:rsidRDefault="00000000" w:rsidRPr="00000000" w14:paraId="000002B8">
      <w:pPr>
        <w:spacing w:after="60" w:lineRule="auto"/>
        <w:jc w:val="center"/>
        <w:rPr/>
      </w:pPr>
      <w:r w:rsidDel="00000000" w:rsidR="00000000" w:rsidRPr="00000000">
        <w:rPr>
          <w:rFonts w:ascii="Consolas" w:cs="Consolas" w:eastAsia="Consolas" w:hAnsi="Consolas"/>
          <w:color w:val="a1a1aa"/>
          <w:sz w:val="14"/>
          <w:szCs w:val="14"/>
          <w:rtl w:val="0"/>
        </w:rPr>
        <w:t xml:space="preserve">Sources: McKinsey State of AI 2025 · McKinsey/WEF Global Lighthouse Network 2025 · IDC FutureScape 2026 · MarketsandMarkets 2025</w:t>
      </w:r>
      <w:r w:rsidDel="00000000" w:rsidR="00000000" w:rsidRPr="00000000">
        <w:rPr>
          <w:rtl w:val="0"/>
        </w:rPr>
      </w:r>
    </w:p>
    <w:p w:rsidR="00000000" w:rsidDel="00000000" w:rsidP="00000000" w:rsidRDefault="00000000" w:rsidRPr="00000000" w14:paraId="000002B9">
      <w:pPr>
        <w:rPr/>
      </w:pPr>
      <w:r w:rsidDel="00000000" w:rsidR="00000000" w:rsidRPr="00000000">
        <w:br w:type="page"/>
      </w:r>
      <w:r w:rsidDel="00000000" w:rsidR="00000000" w:rsidRPr="00000000">
        <w:rPr>
          <w:rtl w:val="0"/>
        </w:rPr>
      </w:r>
    </w:p>
    <w:p w:rsidR="00000000" w:rsidDel="00000000" w:rsidP="00000000" w:rsidRDefault="00000000" w:rsidRPr="00000000" w14:paraId="000002BA">
      <w:pPr>
        <w:spacing w:after="60" w:before="120" w:lineRule="auto"/>
        <w:rPr/>
      </w:pPr>
      <w:r w:rsidDel="00000000" w:rsidR="00000000" w:rsidRPr="00000000">
        <w:rPr>
          <w:rFonts w:ascii="Consolas" w:cs="Consolas" w:eastAsia="Consolas" w:hAnsi="Consolas"/>
          <w:b w:val="1"/>
          <w:bCs w:val="1"/>
          <w:color w:val="7a7ae6"/>
          <w:sz w:val="18"/>
          <w:szCs w:val="18"/>
          <w:rtl w:val="0"/>
        </w:rPr>
        <w:t xml:space="preserve">07 — NEXT STEPS</w:t>
      </w:r>
      <w:r w:rsidDel="00000000" w:rsidR="00000000" w:rsidRPr="00000000">
        <w:rPr>
          <w:rtl w:val="0"/>
        </w:rPr>
      </w:r>
    </w:p>
    <w:p w:rsidR="00000000" w:rsidDel="00000000" w:rsidP="00000000" w:rsidRDefault="00000000" w:rsidRPr="00000000" w14:paraId="000002BB">
      <w:pPr>
        <w:pStyle w:val="Heading1"/>
        <w:spacing w:after="150" w:before="300" w:lineRule="auto"/>
        <w:rPr/>
      </w:pPr>
      <w:r w:rsidDel="00000000" w:rsidR="00000000" w:rsidRPr="00000000">
        <w:rPr>
          <w:rFonts w:ascii="Georgia" w:cs="Georgia" w:eastAsia="Georgia" w:hAnsi="Georgia"/>
          <w:b w:val="1"/>
          <w:bCs w:val="1"/>
          <w:sz w:val="36"/>
          <w:szCs w:val="36"/>
          <w:rtl w:val="0"/>
        </w:rPr>
        <w:t xml:space="preserve">Moving Forward</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680"/>
        <w:gridCol w:w="2680"/>
        <w:tblGridChange w:id="0">
          <w:tblGrid>
            <w:gridCol w:w="2000"/>
            <w:gridCol w:w="20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Calibri" w:cs="Calibri" w:eastAsia="Calibri" w:hAnsi="Calibri"/>
                <w:b w:val="1"/>
                <w:bCs w:val="1"/>
                <w:color w:val="18181b"/>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Calibri" w:cs="Calibri" w:eastAsia="Calibri" w:hAnsi="Calibri"/>
                <w:b w:val="1"/>
                <w:bCs w:val="1"/>
                <w:color w:val="18181b"/>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Calibri" w:cs="Calibri" w:eastAsia="Calibri" w:hAnsi="Calibri"/>
                <w:b w:val="1"/>
                <w:bCs w:val="1"/>
                <w:color w:val="18181b"/>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Calibri" w:cs="Calibri" w:eastAsia="Calibri" w:hAnsi="Calibri"/>
                <w:b w:val="1"/>
                <w:bCs w:val="1"/>
                <w:color w:val="18181b"/>
                <w:sz w:val="20"/>
                <w:szCs w:val="20"/>
                <w:rtl w:val="0"/>
              </w:rPr>
              <w:t xml:space="preserve">Investment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Calibri" w:cs="Calibri" w:eastAsia="Calibri" w:hAnsi="Calibri"/>
                <w:b w:val="0"/>
                <w:bCs w:val="0"/>
                <w:color w:val="18181b"/>
                <w:sz w:val="20"/>
                <w:szCs w:val="20"/>
                <w:rtl w:val="0"/>
              </w:rPr>
              <w:t xml:space="preserve">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Calibri" w:cs="Calibri" w:eastAsia="Calibri" w:hAnsi="Calibri"/>
                <w:b w:val="0"/>
                <w:bCs w:val="0"/>
                <w:color w:val="18181b"/>
                <w:sz w:val="20"/>
                <w:szCs w:val="20"/>
                <w:rtl w:val="0"/>
              </w:rPr>
              <w:t xml:space="preserve">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Calibri" w:cs="Calibri" w:eastAsia="Calibri" w:hAnsi="Calibri"/>
                <w:b w:val="0"/>
                <w:bCs w:val="0"/>
                <w:color w:val="18181b"/>
                <w:sz w:val="20"/>
                <w:szCs w:val="20"/>
                <w:rtl w:val="0"/>
              </w:rPr>
              <w:t xml:space="preserve">Remote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Calibri" w:cs="Calibri" w:eastAsia="Calibri" w:hAnsi="Calibri"/>
                <w:b w:val="0"/>
                <w:bCs w:val="0"/>
                <w:color w:val="18181b"/>
                <w:sz w:val="20"/>
                <w:szCs w:val="20"/>
                <w:rtl w:val="0"/>
              </w:rPr>
              <w:t xml:space="preserve">Fixed project fee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Calibri" w:cs="Calibri" w:eastAsia="Calibri" w:hAnsi="Calibri"/>
                <w:b w:val="0"/>
                <w:bCs w:val="0"/>
                <w:color w:val="18181b"/>
                <w:sz w:val="20"/>
                <w:szCs w:val="20"/>
                <w:rtl w:val="0"/>
              </w:rPr>
              <w:t xml:space="preserve">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Calibri" w:cs="Calibri" w:eastAsia="Calibri" w:hAnsi="Calibri"/>
                <w:b w:val="0"/>
                <w:bCs w:val="0"/>
                <w:color w:val="18181b"/>
                <w:sz w:val="20"/>
                <w:szCs w:val="20"/>
                <w:rtl w:val="0"/>
              </w:rPr>
              <w:t xml:space="preserve">2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Calibri" w:cs="Calibri" w:eastAsia="Calibri" w:hAnsi="Calibri"/>
                <w:b w:val="0"/>
                <w:bCs w:val="0"/>
                <w:color w:val="18181b"/>
                <w:sz w:val="20"/>
                <w:szCs w:val="20"/>
                <w:rtl w:val="0"/>
              </w:rPr>
              <w:t xml:space="preserve">Onsite + remote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Calibri" w:cs="Calibri" w:eastAsia="Calibri" w:hAnsi="Calibri"/>
                <w:b w:val="0"/>
                <w:bCs w:val="0"/>
                <w:color w:val="18181b"/>
                <w:sz w:val="20"/>
                <w:szCs w:val="20"/>
                <w:rtl w:val="0"/>
              </w:rPr>
              <w:t xml:space="preserve">Fixed project fee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Calibri" w:cs="Calibri" w:eastAsia="Calibri" w:hAnsi="Calibri"/>
                <w:b w:val="0"/>
                <w:bCs w:val="0"/>
                <w:color w:val="18181b"/>
                <w:sz w:val="20"/>
                <w:szCs w:val="20"/>
                <w:rtl w:val="0"/>
              </w:rPr>
              <w:t xml:space="preserve">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Calibri" w:cs="Calibri" w:eastAsia="Calibri" w:hAnsi="Calibri"/>
                <w:b w:val="0"/>
                <w:bCs w:val="0"/>
                <w:color w:val="18181b"/>
                <w:sz w:val="20"/>
                <w:szCs w:val="20"/>
                <w:rtl w:val="0"/>
              </w:rPr>
              <w:t xml:space="preserve">12 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Calibri" w:cs="Calibri" w:eastAsia="Calibri" w:hAnsi="Calibri"/>
                <w:b w:val="0"/>
                <w:bCs w:val="0"/>
                <w:color w:val="18181b"/>
                <w:sz w:val="20"/>
                <w:szCs w:val="20"/>
                <w:rtl w:val="0"/>
              </w:rPr>
              <w:t xml:space="preserve">Hybrid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Calibri" w:cs="Calibri" w:eastAsia="Calibri" w:hAnsi="Calibri"/>
                <w:b w:val="0"/>
                <w:bCs w:val="0"/>
                <w:color w:val="18181b"/>
                <w:sz w:val="20"/>
                <w:szCs w:val="20"/>
                <w:rtl w:val="0"/>
              </w:rPr>
              <w:t xml:space="preserve">Monthly retainer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Calibri" w:cs="Calibri" w:eastAsia="Calibri" w:hAnsi="Calibri"/>
                <w:b w:val="0"/>
                <w:bCs w:val="0"/>
                <w:color w:val="18181b"/>
                <w:sz w:val="20"/>
                <w:szCs w:val="20"/>
                <w:rtl w:val="0"/>
              </w:rPr>
              <w:t xml:space="preserve">STABILIZATION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Calibri" w:cs="Calibri" w:eastAsia="Calibri" w:hAnsi="Calibri"/>
                <w:b w:val="0"/>
                <w:bCs w:val="0"/>
                <w:color w:val="18181b"/>
                <w:sz w:val="20"/>
                <w:szCs w:val="20"/>
                <w:rtl w:val="0"/>
              </w:rPr>
              <w:t xml:space="preserve">Ongoing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Calibri" w:cs="Calibri" w:eastAsia="Calibri" w:hAnsi="Calibri"/>
                <w:b w:val="0"/>
                <w:bCs w:val="0"/>
                <w:color w:val="18181b"/>
                <w:sz w:val="20"/>
                <w:szCs w:val="20"/>
                <w:rtl w:val="0"/>
              </w:rPr>
              <w:t xml:space="preserve">Remote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Calibri" w:cs="Calibri" w:eastAsia="Calibri" w:hAnsi="Calibri"/>
                <w:b w:val="0"/>
                <w:bCs w:val="0"/>
                <w:color w:val="18181b"/>
                <w:sz w:val="20"/>
                <w:szCs w:val="20"/>
                <w:rtl w:val="0"/>
              </w:rPr>
              <w:t xml:space="preserve">Advisory retainer</w:t>
            </w:r>
            <w:r w:rsidDel="00000000" w:rsidR="00000000" w:rsidRPr="00000000">
              <w:rPr>
                <w:rtl w:val="0"/>
              </w:rPr>
            </w:r>
          </w:p>
        </w:tc>
      </w:tr>
    </w:tbl>
    <w:p w:rsidR="00000000" w:rsidDel="00000000" w:rsidP="00000000" w:rsidRDefault="00000000" w:rsidRPr="00000000" w14:paraId="000002D0">
      <w:pPr>
        <w:pStyle w:val="Heading3"/>
        <w:spacing w:after="150" w:before="300" w:lineRule="auto"/>
        <w:rPr/>
      </w:pPr>
      <w:r w:rsidDel="00000000" w:rsidR="00000000" w:rsidRPr="00000000">
        <w:rPr>
          <w:rFonts w:ascii="Georgia" w:cs="Georgia" w:eastAsia="Georgia" w:hAnsi="Georgia"/>
          <w:b w:val="1"/>
          <w:bCs w:val="1"/>
          <w:sz w:val="24"/>
          <w:szCs w:val="24"/>
          <w:rtl w:val="0"/>
        </w:rPr>
        <w:t xml:space="preserve">What Taylor Gets</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INTAKE: </w:t>
      </w:r>
      <w:r w:rsidDel="00000000" w:rsidR="00000000" w:rsidRPr="00000000">
        <w:rPr>
          <w:rFonts w:ascii="Calibri" w:cs="Calibri" w:eastAsia="Calibri" w:hAnsi="Calibri"/>
          <w:b w:val="0"/>
          <w:bCs w:val="0"/>
          <w:i w:val="0"/>
          <w:iCs w:val="0"/>
          <w:smallCaps w:val="0"/>
          <w:strike w:val="0"/>
          <w:color w:val="52525b"/>
          <w:sz w:val="22"/>
          <w:szCs w:val="22"/>
          <w:u w:val="none"/>
          <w:shd w:fill="auto" w:val="clear"/>
          <w:vertAlign w:val="baseline"/>
          <w:rtl w:val="0"/>
        </w:rPr>
        <w:t xml:space="preserve">Current-state assessment, technology audit, stakeholder map, scoped proposal for next phases.</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DISCOVERY: </w:t>
      </w:r>
      <w:r w:rsidDel="00000000" w:rsidR="00000000" w:rsidRPr="00000000">
        <w:rPr>
          <w:rFonts w:ascii="Calibri" w:cs="Calibri" w:eastAsia="Calibri" w:hAnsi="Calibri"/>
          <w:b w:val="0"/>
          <w:bCs w:val="0"/>
          <w:i w:val="0"/>
          <w:iCs w:val="0"/>
          <w:smallCaps w:val="0"/>
          <w:strike w:val="0"/>
          <w:color w:val="52525b"/>
          <w:sz w:val="22"/>
          <w:szCs w:val="22"/>
          <w:u w:val="none"/>
          <w:shd w:fill="auto" w:val="clear"/>
          <w:vertAlign w:val="baseline"/>
          <w:rtl w:val="0"/>
        </w:rPr>
        <w:t xml:space="preserve">Process maps, AI readiness evaluation, quick-wins, implementation roadmap.</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IMPLEMENTATION: </w:t>
      </w:r>
      <w:r w:rsidDel="00000000" w:rsidR="00000000" w:rsidRPr="00000000">
        <w:rPr>
          <w:rFonts w:ascii="Calibri" w:cs="Calibri" w:eastAsia="Calibri" w:hAnsi="Calibri"/>
          <w:b w:val="0"/>
          <w:bCs w:val="0"/>
          <w:i w:val="0"/>
          <w:iCs w:val="0"/>
          <w:smallCaps w:val="0"/>
          <w:strike w:val="0"/>
          <w:color w:val="52525b"/>
          <w:sz w:val="22"/>
          <w:szCs w:val="22"/>
          <w:u w:val="none"/>
          <w:shd w:fill="auto" w:val="clear"/>
          <w:vertAlign w:val="baseline"/>
          <w:rtl w:val="0"/>
        </w:rPr>
        <w:t xml:space="preserve">Activated platforms, automations, trained champions, measurable KPIs.</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STABILIZATION: </w:t>
      </w:r>
      <w:r w:rsidDel="00000000" w:rsidR="00000000" w:rsidRPr="00000000">
        <w:rPr>
          <w:rFonts w:ascii="Calibri" w:cs="Calibri" w:eastAsia="Calibri" w:hAnsi="Calibri"/>
          <w:b w:val="0"/>
          <w:bCs w:val="0"/>
          <w:i w:val="0"/>
          <w:iCs w:val="0"/>
          <w:smallCaps w:val="0"/>
          <w:strike w:val="0"/>
          <w:color w:val="52525b"/>
          <w:sz w:val="22"/>
          <w:szCs w:val="22"/>
          <w:u w:val="none"/>
          <w:shd w:fill="auto" w:val="clear"/>
          <w:vertAlign w:val="baseline"/>
          <w:rtl w:val="0"/>
        </w:rPr>
        <w:t xml:space="preserve">Adoption monitoring, optimization, quarterly reviews, knowledge transfer.</w:t>
      </w:r>
      <w:r w:rsidDel="00000000" w:rsidR="00000000" w:rsidRPr="00000000">
        <w:rPr>
          <w:rtl w:val="0"/>
        </w:rPr>
      </w:r>
    </w:p>
    <w:p w:rsidR="00000000" w:rsidDel="00000000" w:rsidP="00000000" w:rsidRDefault="00000000" w:rsidRPr="00000000" w14:paraId="000002D5">
      <w:pPr>
        <w:spacing w:before="60" w:lineRule="auto"/>
        <w:rPr/>
      </w:pPr>
      <w:r w:rsidDel="00000000" w:rsidR="00000000" w:rsidRPr="00000000">
        <w:rPr>
          <w:rtl w:val="0"/>
        </w:rPr>
      </w:r>
    </w:p>
    <w:p w:rsidR="00000000" w:rsidDel="00000000" w:rsidP="00000000" w:rsidRDefault="00000000" w:rsidRPr="00000000" w14:paraId="000002D6">
      <w:pPr>
        <w:spacing w:after="160" w:lineRule="auto"/>
        <w:rPr/>
      </w:pPr>
      <w:r w:rsidDel="00000000" w:rsidR="00000000" w:rsidRPr="00000000">
        <w:rPr>
          <w:rFonts w:ascii="Calibri" w:cs="Calibri" w:eastAsia="Calibri" w:hAnsi="Calibri"/>
          <w:i w:val="1"/>
          <w:iCs w:val="1"/>
          <w:color w:val="52525b"/>
          <w:sz w:val="22"/>
          <w:szCs w:val="22"/>
          <w:rtl w:val="0"/>
        </w:rPr>
        <w:t xml:space="preserve">If the assessment confirms the opportunity, we proceed. If not, Taylor walks away with a valuable operational audit at minimal cost.</w:t>
      </w:r>
      <w:r w:rsidDel="00000000" w:rsidR="00000000" w:rsidRPr="00000000">
        <w:rPr>
          <w:rtl w:val="0"/>
        </w:rPr>
      </w:r>
    </w:p>
    <w:p w:rsidR="00000000" w:rsidDel="00000000" w:rsidP="00000000" w:rsidRDefault="00000000" w:rsidRPr="00000000" w14:paraId="000002D7">
      <w:pPr>
        <w:rPr/>
      </w:pPr>
      <w:r w:rsidDel="00000000" w:rsidR="00000000" w:rsidRPr="00000000">
        <w:br w:type="page"/>
      </w: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2"/>
        <w:spacing w:after="150" w:before="300" w:lineRule="auto"/>
        <w:rPr/>
      </w:pPr>
      <w:r w:rsidDel="00000000" w:rsidR="00000000" w:rsidRPr="00000000">
        <w:rPr>
          <w:rFonts w:ascii="Georgia" w:cs="Georgia" w:eastAsia="Georgia" w:hAnsi="Georgia"/>
          <w:b w:val="1"/>
          <w:bCs w:val="1"/>
          <w:sz w:val="28"/>
          <w:szCs w:val="28"/>
          <w:rtl w:val="0"/>
        </w:rPr>
        <w:t xml:space="preserve">INTAKE Deliverables</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60"/>
        <w:tblGridChange w:id="0">
          <w:tblGrid>
            <w:gridCol w:w="2800"/>
            <w:gridCol w:w="18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Calibri" w:cs="Calibri" w:eastAsia="Calibri" w:hAnsi="Calibri"/>
                <w:b w:val="1"/>
                <w:bCs w:val="1"/>
                <w:color w:val="18181b"/>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Calibri" w:cs="Calibri" w:eastAsia="Calibri" w:hAnsi="Calibri"/>
                <w:b w:val="1"/>
                <w:bCs w:val="1"/>
                <w:color w:val="18181b"/>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Calibri" w:cs="Calibri" w:eastAsia="Calibri" w:hAnsi="Calibri"/>
                <w:b w:val="1"/>
                <w:bCs w:val="1"/>
                <w:color w:val="18181b"/>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Calibri" w:cs="Calibri" w:eastAsia="Calibri" w:hAnsi="Calibri"/>
                <w:b w:val="0"/>
                <w:bCs w:val="0"/>
                <w:color w:val="18181b"/>
                <w:sz w:val="20"/>
                <w:szCs w:val="20"/>
                <w:rtl w:val="0"/>
              </w:rPr>
              <w:t xml:space="preserve">Current-State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Calibri" w:cs="Calibri" w:eastAsia="Calibri" w:hAnsi="Calibri"/>
                <w:b w:val="0"/>
                <w:bCs w:val="0"/>
                <w:color w:val="18181b"/>
                <w:sz w:val="20"/>
                <w:szCs w:val="20"/>
                <w:rtl w:val="0"/>
              </w:rPr>
              <w:t xml:space="preserve">Report (PDF)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Calibri" w:cs="Calibri" w:eastAsia="Calibri" w:hAnsi="Calibri"/>
                <w:b w:val="0"/>
                <w:bCs w:val="0"/>
                <w:color w:val="18181b"/>
                <w:sz w:val="20"/>
                <w:szCs w:val="20"/>
                <w:rtl w:val="0"/>
              </w:rPr>
              <w:t xml:space="preserve">Executive summary of findings across all 5 dimensions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Calibri" w:cs="Calibri" w:eastAsia="Calibri" w:hAnsi="Calibri"/>
                <w:b w:val="0"/>
                <w:bCs w:val="0"/>
                <w:color w:val="18181b"/>
                <w:sz w:val="20"/>
                <w:szCs w:val="20"/>
                <w:rtl w:val="0"/>
              </w:rPr>
              <w:t xml:space="preserve">Technology Stack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Calibri" w:cs="Calibri" w:eastAsia="Calibri" w:hAnsi="Calibri"/>
                <w:b w:val="0"/>
                <w:bCs w:val="0"/>
                <w:color w:val="18181b"/>
                <w:sz w:val="20"/>
                <w:szCs w:val="20"/>
                <w:rtl w:val="0"/>
              </w:rPr>
              <w:t xml:space="preserve">Spreadsheet +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Calibri" w:cs="Calibri" w:eastAsia="Calibri" w:hAnsi="Calibri"/>
                <w:b w:val="0"/>
                <w:bCs w:val="0"/>
                <w:color w:val="18181b"/>
                <w:sz w:val="20"/>
                <w:szCs w:val="20"/>
                <w:rtl w:val="0"/>
              </w:rPr>
              <w:t xml:space="preserve">Every tool, utilization score, integration status,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Calibri" w:cs="Calibri" w:eastAsia="Calibri" w:hAnsi="Calibri"/>
                <w:b w:val="0"/>
                <w:bCs w:val="0"/>
                <w:color w:val="18181b"/>
                <w:sz w:val="20"/>
                <w:szCs w:val="20"/>
                <w:rtl w:val="0"/>
              </w:rPr>
              <w:t xml:space="preserve">Stakeholder Interview Findings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Calibri" w:cs="Calibri" w:eastAsia="Calibri" w:hAnsi="Calibri"/>
                <w:b w:val="0"/>
                <w:bCs w:val="0"/>
                <w:color w:val="18181b"/>
                <w:sz w:val="20"/>
                <w:szCs w:val="20"/>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Calibri" w:cs="Calibri" w:eastAsia="Calibri" w:hAnsi="Calibri"/>
                <w:b w:val="0"/>
                <w:bCs w:val="0"/>
                <w:color w:val="18181b"/>
                <w:sz w:val="20"/>
                <w:szCs w:val="20"/>
                <w:rtl w:val="0"/>
              </w:rPr>
              <w:t xml:space="preserve">Synthesized themes, pain points, opportunities by department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Calibri" w:cs="Calibri" w:eastAsia="Calibri" w:hAnsi="Calibri"/>
                <w:b w:val="0"/>
                <w:bCs w:val="0"/>
                <w:color w:val="18181b"/>
                <w:sz w:val="20"/>
                <w:szCs w:val="20"/>
                <w:rtl w:val="0"/>
              </w:rPr>
              <w:t xml:space="preserve">Process Maps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Calibri" w:cs="Calibri" w:eastAsia="Calibri" w:hAnsi="Calibri"/>
                <w:b w:val="0"/>
                <w:bCs w:val="0"/>
                <w:color w:val="18181b"/>
                <w:sz w:val="20"/>
                <w:szCs w:val="20"/>
                <w:rtl w:val="0"/>
              </w:rPr>
              <w:t xml:space="preserve">Visual diagrams + 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8">
            <w:pPr>
              <w:rPr/>
            </w:pPr>
            <w:r w:rsidDel="00000000" w:rsidR="00000000" w:rsidRPr="00000000">
              <w:rPr>
                <w:rFonts w:ascii="Calibri" w:cs="Calibri" w:eastAsia="Calibri" w:hAnsi="Calibri"/>
                <w:b w:val="0"/>
                <w:bCs w:val="0"/>
                <w:color w:val="18181b"/>
                <w:sz w:val="20"/>
                <w:szCs w:val="20"/>
                <w:rtl w:val="0"/>
              </w:rPr>
              <w:t xml:space="preserve">Sales-to-Production, Creative-to-Fabrication, Executive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9">
            <w:pPr>
              <w:rPr/>
            </w:pPr>
            <w:r w:rsidDel="00000000" w:rsidR="00000000" w:rsidRPr="00000000">
              <w:rPr>
                <w:rFonts w:ascii="Calibri" w:cs="Calibri" w:eastAsia="Calibri" w:hAnsi="Calibri"/>
                <w:b w:val="0"/>
                <w:bCs w:val="0"/>
                <w:color w:val="18181b"/>
                <w:sz w:val="20"/>
                <w:szCs w:val="20"/>
                <w:rtl w:val="0"/>
              </w:rPr>
              <w:t xml:space="preserve">Digital Maturity Scorecard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A">
            <w:pPr>
              <w:rPr/>
            </w:pPr>
            <w:r w:rsidDel="00000000" w:rsidR="00000000" w:rsidRPr="00000000">
              <w:rPr>
                <w:rFonts w:ascii="Calibri" w:cs="Calibri" w:eastAsia="Calibri" w:hAnsi="Calibri"/>
                <w:b w:val="0"/>
                <w:bCs w:val="0"/>
                <w:color w:val="18181b"/>
                <w:sz w:val="20"/>
                <w:szCs w:val="20"/>
                <w:rtl w:val="0"/>
              </w:rPr>
              <w:t xml:space="preserve">Interactive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Calibri" w:cs="Calibri" w:eastAsia="Calibri" w:hAnsi="Calibri"/>
                <w:b w:val="0"/>
                <w:bCs w:val="0"/>
                <w:color w:val="18181b"/>
                <w:sz w:val="20"/>
                <w:szCs w:val="20"/>
                <w:rtl w:val="0"/>
              </w:rPr>
              <w:t xml:space="preserve">Five-dimension scores with benchmarks and gap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Calibri" w:cs="Calibri" w:eastAsia="Calibri" w:hAnsi="Calibri"/>
                <w:b w:val="0"/>
                <w:bCs w:val="0"/>
                <w:color w:val="18181b"/>
                <w:sz w:val="20"/>
                <w:szCs w:val="20"/>
                <w:rtl w:val="0"/>
              </w:rPr>
              <w:t xml:space="preserve">Transformation Roadmap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Calibri" w:cs="Calibri" w:eastAsia="Calibri" w:hAnsi="Calibri"/>
                <w:b w:val="0"/>
                <w:bCs w:val="0"/>
                <w:color w:val="18181b"/>
                <w:sz w:val="20"/>
                <w:szCs w:val="20"/>
                <w:rtl w:val="0"/>
              </w:rPr>
              <w:t xml:space="preserve">Presentation +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Calibri" w:cs="Calibri" w:eastAsia="Calibri" w:hAnsi="Calibri"/>
                <w:b w:val="0"/>
                <w:bCs w:val="0"/>
                <w:color w:val="18181b"/>
                <w:sz w:val="20"/>
                <w:szCs w:val="20"/>
                <w:rtl w:val="0"/>
              </w:rPr>
              <w:t xml:space="preserve">Prioritized workstreams, phasing, investment ranges, scoped Discovery proposal</w:t>
            </w:r>
            <w:r w:rsidDel="00000000" w:rsidR="00000000" w:rsidRPr="00000000">
              <w:rPr>
                <w:rtl w:val="0"/>
              </w:rPr>
            </w:r>
          </w:p>
        </w:tc>
      </w:tr>
    </w:tbl>
    <w:p w:rsidR="00000000" w:rsidDel="00000000" w:rsidP="00000000" w:rsidRDefault="00000000" w:rsidRPr="00000000" w14:paraId="000002EF">
      <w:pPr>
        <w:pStyle w:val="Heading2"/>
        <w:spacing w:after="150" w:before="300" w:lineRule="auto"/>
        <w:rPr/>
      </w:pPr>
      <w:r w:rsidDel="00000000" w:rsidR="00000000" w:rsidRPr="00000000">
        <w:rPr>
          <w:rFonts w:ascii="Georgia" w:cs="Georgia" w:eastAsia="Georgia" w:hAnsi="Georgia"/>
          <w:b w:val="1"/>
          <w:bCs w:val="1"/>
          <w:sz w:val="28"/>
          <w:szCs w:val="28"/>
          <w:rtl w:val="0"/>
        </w:rPr>
        <w:t xml:space="preserve">What DISCOVERY Adds</w:t>
      </w:r>
      <w:r w:rsidDel="00000000" w:rsidR="00000000" w:rsidRPr="00000000">
        <w:rPr>
          <w:rtl w:val="0"/>
        </w:rPr>
      </w:r>
    </w:p>
    <w:p w:rsidR="00000000" w:rsidDel="00000000" w:rsidP="00000000" w:rsidRDefault="00000000" w:rsidRPr="00000000" w14:paraId="000002F0">
      <w:pPr>
        <w:spacing w:after="160" w:lineRule="auto"/>
        <w:rPr/>
      </w:pPr>
      <w:r w:rsidDel="00000000" w:rsidR="00000000" w:rsidRPr="00000000">
        <w:rPr>
          <w:rFonts w:ascii="Calibri" w:cs="Calibri" w:eastAsia="Calibri" w:hAnsi="Calibri"/>
          <w:color w:val="52525b"/>
          <w:sz w:val="22"/>
          <w:szCs w:val="22"/>
          <w:rtl w:val="0"/>
        </w:rPr>
        <w:t xml:space="preserve">DISCOVERY extends the INTAKE with onsite validation in Toronto and tangible quick wins. Taylor doesn’t just get a report — Taylor gets results.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60"/>
        <w:tblGridChange w:id="0">
          <w:tblGrid>
            <w:gridCol w:w="2800"/>
            <w:gridCol w:w="18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Calibri" w:cs="Calibri" w:eastAsia="Calibri" w:hAnsi="Calibri"/>
                <w:b w:val="1"/>
                <w:bCs w:val="1"/>
                <w:color w:val="18181b"/>
                <w:sz w:val="20"/>
                <w:szCs w:val="20"/>
                <w:rtl w:val="0"/>
              </w:rPr>
              <w:t xml:space="preserve">Deliverable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Calibri" w:cs="Calibri" w:eastAsia="Calibri" w:hAnsi="Calibri"/>
                <w:b w:val="1"/>
                <w:bCs w:val="1"/>
                <w:color w:val="18181b"/>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Calibri" w:cs="Calibri" w:eastAsia="Calibri" w:hAnsi="Calibri"/>
                <w:b w:val="1"/>
                <w:bCs w:val="1"/>
                <w:color w:val="18181b"/>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Calibri" w:cs="Calibri" w:eastAsia="Calibri" w:hAnsi="Calibri"/>
                <w:b w:val="0"/>
                <w:bCs w:val="0"/>
                <w:color w:val="18181b"/>
                <w:sz w:val="20"/>
                <w:szCs w:val="20"/>
                <w:rtl w:val="0"/>
              </w:rPr>
              <w:t xml:space="preserve">Validated Process Maps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Calibri" w:cs="Calibri" w:eastAsia="Calibri" w:hAnsi="Calibri"/>
                <w:b w:val="0"/>
                <w:bCs w:val="0"/>
                <w:color w:val="18181b"/>
                <w:sz w:val="20"/>
                <w:szCs w:val="20"/>
                <w:rtl w:val="0"/>
              </w:rPr>
              <w:t xml:space="preserve">Updated diagrams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Calibri" w:cs="Calibri" w:eastAsia="Calibri" w:hAnsi="Calibri"/>
                <w:b w:val="0"/>
                <w:bCs w:val="0"/>
                <w:color w:val="18181b"/>
                <w:sz w:val="20"/>
                <w:szCs w:val="20"/>
                <w:rtl w:val="0"/>
              </w:rPr>
              <w:t xml:space="preserve">INTAKE maps refined with onsite shadowing — observed reality vs. interview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Calibri" w:cs="Calibri" w:eastAsia="Calibri" w:hAnsi="Calibri"/>
                <w:b w:val="0"/>
                <w:bCs w:val="0"/>
                <w:color w:val="18181b"/>
                <w:sz w:val="20"/>
                <w:szCs w:val="20"/>
                <w:rtl w:val="0"/>
              </w:rPr>
              <w:t xml:space="preserve">Quick-Win Automations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Calibri" w:cs="Calibri" w:eastAsia="Calibri" w:hAnsi="Calibri"/>
                <w:b w:val="0"/>
                <w:bCs w:val="0"/>
                <w:color w:val="18181b"/>
                <w:sz w:val="20"/>
                <w:szCs w:val="20"/>
                <w:rtl w:val="0"/>
              </w:rPr>
              <w:t xml:space="preserve">Live in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Calibri" w:cs="Calibri" w:eastAsia="Calibri" w:hAnsi="Calibri"/>
                <w:b w:val="0"/>
                <w:bCs w:val="0"/>
                <w:color w:val="18181b"/>
                <w:sz w:val="20"/>
                <w:szCs w:val="20"/>
                <w:rtl w:val="0"/>
              </w:rPr>
              <w:t xml:space="preserve">ClickUp/M365 automations targeting highest-friction points, with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Calibri" w:cs="Calibri" w:eastAsia="Calibri" w:hAnsi="Calibri"/>
                <w:b w:val="0"/>
                <w:bCs w:val="0"/>
                <w:color w:val="18181b"/>
                <w:sz w:val="20"/>
                <w:szCs w:val="20"/>
                <w:rtl w:val="0"/>
              </w:rPr>
              <w:t xml:space="preserve">AI Readiness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Calibri" w:cs="Calibri" w:eastAsia="Calibri" w:hAnsi="Calibri"/>
                <w:b w:val="0"/>
                <w:bCs w:val="0"/>
                <w:color w:val="18181b"/>
                <w:sz w:val="20"/>
                <w:szCs w:val="20"/>
                <w:rtl w:val="0"/>
              </w:rPr>
              <w:t xml:space="preserve">Report + Pilot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Calibri" w:cs="Calibri" w:eastAsia="Calibri" w:hAnsi="Calibri"/>
                <w:b w:val="0"/>
                <w:bCs w:val="0"/>
                <w:color w:val="18181b"/>
                <w:sz w:val="20"/>
                <w:szCs w:val="20"/>
                <w:rtl w:val="0"/>
              </w:rPr>
              <w:t xml:space="preserve">ClickUp Brain activation strategy, M365 Copilot assessment, pilot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Calibri" w:cs="Calibri" w:eastAsia="Calibri" w:hAnsi="Calibri"/>
                <w:b w:val="0"/>
                <w:bCs w:val="0"/>
                <w:color w:val="18181b"/>
                <w:sz w:val="20"/>
                <w:szCs w:val="20"/>
                <w:rtl w:val="0"/>
              </w:rPr>
              <w:t xml:space="preserve">Champion Playbook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Calibri" w:cs="Calibri" w:eastAsia="Calibri" w:hAnsi="Calibri"/>
                <w:b w:val="0"/>
                <w:bCs w:val="0"/>
                <w:color w:val="18181b"/>
                <w:sz w:val="20"/>
                <w:szCs w:val="20"/>
                <w:rtl w:val="0"/>
              </w:rPr>
              <w:t xml:space="preserve">Guide + 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Calibri" w:cs="Calibri" w:eastAsia="Calibri" w:hAnsi="Calibri"/>
                <w:b w:val="0"/>
                <w:bCs w:val="0"/>
                <w:color w:val="18181b"/>
                <w:sz w:val="20"/>
                <w:szCs w:val="20"/>
                <w:rtl w:val="0"/>
              </w:rPr>
              <w:t xml:space="preserve">2–3 champions per division identified, training framework, program kickoff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Calibri" w:cs="Calibri" w:eastAsia="Calibri" w:hAnsi="Calibri"/>
                <w:b w:val="0"/>
                <w:bCs w:val="0"/>
                <w:color w:val="18181b"/>
                <w:sz w:val="20"/>
                <w:szCs w:val="20"/>
                <w:rtl w:val="0"/>
              </w:rPr>
              <w:t xml:space="preserve">Executive Workshop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Calibri" w:cs="Calibri" w:eastAsia="Calibri" w:hAnsi="Calibri"/>
                <w:b w:val="0"/>
                <w:bCs w:val="0"/>
                <w:color w:val="18181b"/>
                <w:sz w:val="20"/>
                <w:szCs w:val="20"/>
                <w:rtl w:val="0"/>
              </w:rPr>
              <w:t xml:space="preserve">Half-day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Calibri" w:cs="Calibri" w:eastAsia="Calibri" w:hAnsi="Calibri"/>
                <w:b w:val="0"/>
                <w:bCs w:val="0"/>
                <w:color w:val="18181b"/>
                <w:sz w:val="20"/>
                <w:szCs w:val="20"/>
                <w:rtl w:val="0"/>
              </w:rPr>
              <w:t xml:space="preserve">Findings, roadmap, and change management framework with leadership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Calibri" w:cs="Calibri" w:eastAsia="Calibri" w:hAnsi="Calibri"/>
                <w:b w:val="0"/>
                <w:bCs w:val="0"/>
                <w:color w:val="18181b"/>
                <w:sz w:val="20"/>
                <w:szCs w:val="20"/>
                <w:rtl w:val="0"/>
              </w:rPr>
              <w:t xml:space="preserve">Implementation Proposal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Calibri" w:cs="Calibri" w:eastAsia="Calibri" w:hAnsi="Calibri"/>
                <w:b w:val="0"/>
                <w:bCs w:val="0"/>
                <w:color w:val="18181b"/>
                <w:sz w:val="20"/>
                <w:szCs w:val="20"/>
                <w:rtl w:val="0"/>
              </w:rPr>
              <w:t xml:space="preserve">Presentation +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Calibri" w:cs="Calibri" w:eastAsia="Calibri" w:hAnsi="Calibri"/>
                <w:b w:val="0"/>
                <w:bCs w:val="0"/>
                <w:color w:val="18181b"/>
                <w:sz w:val="20"/>
                <w:szCs w:val="20"/>
                <w:rtl w:val="0"/>
              </w:rPr>
              <w:t xml:space="preserve">Scoped next phase with timelines, resources, costs, and KPIs</w:t>
            </w:r>
            <w:r w:rsidDel="00000000" w:rsidR="00000000" w:rsidRPr="00000000">
              <w:rPr>
                <w:rtl w:val="0"/>
              </w:rPr>
            </w:r>
          </w:p>
        </w:tc>
      </w:tr>
    </w:tbl>
    <w:p w:rsidR="00000000" w:rsidDel="00000000" w:rsidP="00000000" w:rsidRDefault="00000000" w:rsidRPr="00000000" w14:paraId="00000306">
      <w:pPr>
        <w:rPr/>
      </w:pPr>
      <w:r w:rsidDel="00000000" w:rsidR="00000000" w:rsidRPr="00000000">
        <w:br w:type="page"/>
      </w:r>
      <w:r w:rsidDel="00000000" w:rsidR="00000000" w:rsidRPr="00000000">
        <w:rPr>
          <w:rtl w:val="0"/>
        </w:rPr>
      </w:r>
    </w:p>
    <w:p w:rsidR="00000000" w:rsidDel="00000000" w:rsidP="00000000" w:rsidRDefault="00000000" w:rsidRPr="00000000" w14:paraId="00000307">
      <w:pPr>
        <w:pStyle w:val="Heading2"/>
        <w:spacing w:after="150" w:before="300" w:lineRule="auto"/>
        <w:rPr/>
      </w:pPr>
      <w:r w:rsidDel="00000000" w:rsidR="00000000" w:rsidRPr="00000000">
        <w:rPr>
          <w:rFonts w:ascii="Georgia" w:cs="Georgia" w:eastAsia="Georgia" w:hAnsi="Georgia"/>
          <w:b w:val="1"/>
          <w:bCs w:val="1"/>
          <w:sz w:val="28"/>
          <w:szCs w:val="28"/>
          <w:rtl w:val="0"/>
        </w:rPr>
        <w:t xml:space="preserve">Your Investment</w:t>
      </w:r>
      <w:r w:rsidDel="00000000" w:rsidR="00000000" w:rsidRPr="00000000">
        <w:rPr>
          <w:rtl w:val="0"/>
        </w:rPr>
      </w:r>
    </w:p>
    <w:p w:rsidR="00000000" w:rsidDel="00000000" w:rsidP="00000000" w:rsidRDefault="00000000" w:rsidRPr="00000000" w14:paraId="00000308">
      <w:pPr>
        <w:spacing w:after="160" w:lineRule="auto"/>
        <w:rPr/>
      </w:pPr>
      <w:r w:rsidDel="00000000" w:rsidR="00000000" w:rsidRPr="00000000">
        <w:rPr>
          <w:rFonts w:ascii="Calibri" w:cs="Calibri" w:eastAsia="Calibri" w:hAnsi="Calibri"/>
          <w:color w:val="52525b"/>
          <w:sz w:val="22"/>
          <w:szCs w:val="22"/>
          <w:rtl w:val="0"/>
        </w:rPr>
        <w:t xml:space="preserve">Two paths forward. The INTAKE stands alone as a complete diagnostic. Or combine it with DISCOVERY to validate findings onsite and leave with automations already working.</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4" w:val="single"/>
              <w:left w:color="cccccc" w:space="0" w:sz="4" w:val="single"/>
              <w:bottom w:color="cccccc" w:space="0" w:sz="4" w:val="single"/>
              <w:right w:color="cccccc" w:space="0" w:sz="4" w:val="single"/>
            </w:tcBorders>
            <w:shd w:fill="ffffff" w:val="clear"/>
            <w:tcMar>
              <w:top w:w="200.0" w:type="dxa"/>
              <w:left w:w="240.0" w:type="dxa"/>
              <w:bottom w:w="200.0" w:type="dxa"/>
              <w:right w:w="240.0" w:type="dxa"/>
            </w:tcMar>
          </w:tcPr>
          <w:p w:rsidR="00000000" w:rsidDel="00000000" w:rsidP="00000000" w:rsidRDefault="00000000" w:rsidRPr="00000000" w14:paraId="00000309">
            <w:pPr>
              <w:spacing w:after="120" w:lineRule="auto"/>
              <w:rPr/>
            </w:pPr>
            <w:r w:rsidDel="00000000" w:rsidR="00000000" w:rsidRPr="00000000">
              <w:rPr>
                <w:rFonts w:ascii="Georgia" w:cs="Georgia" w:eastAsia="Georgia" w:hAnsi="Georgia"/>
                <w:b w:val="1"/>
                <w:bCs w:val="1"/>
                <w:sz w:val="28"/>
                <w:szCs w:val="28"/>
                <w:rtl w:val="0"/>
              </w:rPr>
              <w:t xml:space="preserve">INTAKE</w:t>
            </w:r>
            <w:r w:rsidDel="00000000" w:rsidR="00000000" w:rsidRPr="00000000">
              <w:rPr>
                <w:rtl w:val="0"/>
              </w:rPr>
            </w:r>
          </w:p>
          <w:p w:rsidR="00000000" w:rsidDel="00000000" w:rsidP="00000000" w:rsidRDefault="00000000" w:rsidRPr="00000000" w14:paraId="0000030A">
            <w:pPr>
              <w:spacing w:after="40" w:lineRule="auto"/>
              <w:rPr/>
            </w:pPr>
            <w:r w:rsidDel="00000000" w:rsidR="00000000" w:rsidRPr="00000000">
              <w:rPr>
                <w:rFonts w:ascii="Consolas" w:cs="Consolas" w:eastAsia="Consolas" w:hAnsi="Consolas"/>
                <w:b w:val="1"/>
                <w:bCs w:val="1"/>
                <w:color w:val="52525b"/>
                <w:sz w:val="16"/>
                <w:szCs w:val="16"/>
                <w:rtl w:val="0"/>
              </w:rPr>
              <w:t xml:space="preserve">WHAT YOU GET: </w:t>
            </w:r>
            <w:r w:rsidDel="00000000" w:rsidR="00000000" w:rsidRPr="00000000">
              <w:rPr>
                <w:rFonts w:ascii="Calibri" w:cs="Calibri" w:eastAsia="Calibri" w:hAnsi="Calibri"/>
                <w:color w:val="18181b"/>
                <w:sz w:val="20"/>
                <w:szCs w:val="20"/>
                <w:rtl w:val="0"/>
              </w:rPr>
              <w:t xml:space="preserve">Complete remote assessment: 8–12 stakeholder interviews, technology audit, 3 process maps, 5-dimension maturity scorecard, transformation roadmap</w:t>
            </w:r>
            <w:r w:rsidDel="00000000" w:rsidR="00000000" w:rsidRPr="00000000">
              <w:rPr>
                <w:rtl w:val="0"/>
              </w:rPr>
            </w:r>
          </w:p>
          <w:p w:rsidR="00000000" w:rsidDel="00000000" w:rsidP="00000000" w:rsidRDefault="00000000" w:rsidRPr="00000000" w14:paraId="0000030B">
            <w:pPr>
              <w:spacing w:after="40" w:lineRule="auto"/>
              <w:rPr/>
            </w:pPr>
            <w:r w:rsidDel="00000000" w:rsidR="00000000" w:rsidRPr="00000000">
              <w:rPr>
                <w:rFonts w:ascii="Consolas" w:cs="Consolas" w:eastAsia="Consolas" w:hAnsi="Consolas"/>
                <w:b w:val="1"/>
                <w:bCs w:val="1"/>
                <w:color w:val="52525b"/>
                <w:sz w:val="16"/>
                <w:szCs w:val="16"/>
                <w:rtl w:val="0"/>
              </w:rPr>
              <w:t xml:space="preserve">DELIVERABLES: </w:t>
            </w:r>
            <w:r w:rsidDel="00000000" w:rsidR="00000000" w:rsidRPr="00000000">
              <w:rPr>
                <w:rFonts w:ascii="Calibri" w:cs="Calibri" w:eastAsia="Calibri" w:hAnsi="Calibri"/>
                <w:color w:val="18181b"/>
                <w:sz w:val="20"/>
                <w:szCs w:val="20"/>
                <w:rtl w:val="0"/>
              </w:rPr>
              <w:t xml:space="preserve">6 (see table above)</w:t>
            </w:r>
            <w:r w:rsidDel="00000000" w:rsidR="00000000" w:rsidRPr="00000000">
              <w:rPr>
                <w:rtl w:val="0"/>
              </w:rPr>
            </w:r>
          </w:p>
          <w:p w:rsidR="00000000" w:rsidDel="00000000" w:rsidP="00000000" w:rsidRDefault="00000000" w:rsidRPr="00000000" w14:paraId="0000030C">
            <w:pPr>
              <w:spacing w:after="40" w:lineRule="auto"/>
              <w:rPr/>
            </w:pPr>
            <w:r w:rsidDel="00000000" w:rsidR="00000000" w:rsidRPr="00000000">
              <w:rPr>
                <w:rFonts w:ascii="Consolas" w:cs="Consolas" w:eastAsia="Consolas" w:hAnsi="Consolas"/>
                <w:b w:val="1"/>
                <w:bCs w:val="1"/>
                <w:color w:val="52525b"/>
                <w:sz w:val="16"/>
                <w:szCs w:val="16"/>
                <w:rtl w:val="0"/>
              </w:rPr>
              <w:t xml:space="preserve">DURATION: </w:t>
            </w:r>
            <w:r w:rsidDel="00000000" w:rsidR="00000000" w:rsidRPr="00000000">
              <w:rPr>
                <w:rFonts w:ascii="Calibri" w:cs="Calibri" w:eastAsia="Calibri" w:hAnsi="Calibri"/>
                <w:color w:val="18181b"/>
                <w:sz w:val="20"/>
                <w:szCs w:val="20"/>
                <w:rtl w:val="0"/>
              </w:rPr>
              <w:t xml:space="preserve">2 months</w:t>
            </w:r>
            <w:r w:rsidDel="00000000" w:rsidR="00000000" w:rsidRPr="00000000">
              <w:rPr>
                <w:rtl w:val="0"/>
              </w:rPr>
            </w:r>
          </w:p>
          <w:p w:rsidR="00000000" w:rsidDel="00000000" w:rsidP="00000000" w:rsidRDefault="00000000" w:rsidRPr="00000000" w14:paraId="0000030D">
            <w:pPr>
              <w:spacing w:after="40" w:lineRule="auto"/>
              <w:rPr/>
            </w:pPr>
            <w:r w:rsidDel="00000000" w:rsidR="00000000" w:rsidRPr="00000000">
              <w:rPr>
                <w:rFonts w:ascii="Consolas" w:cs="Consolas" w:eastAsia="Consolas" w:hAnsi="Consolas"/>
                <w:b w:val="1"/>
                <w:bCs w:val="1"/>
                <w:color w:val="52525b"/>
                <w:sz w:val="16"/>
                <w:szCs w:val="16"/>
                <w:rtl w:val="0"/>
              </w:rPr>
              <w:t xml:space="preserve">FORMAT: </w:t>
            </w:r>
            <w:r w:rsidDel="00000000" w:rsidR="00000000" w:rsidRPr="00000000">
              <w:rPr>
                <w:rFonts w:ascii="Calibri" w:cs="Calibri" w:eastAsia="Calibri" w:hAnsi="Calibri"/>
                <w:color w:val="18181b"/>
                <w:sz w:val="20"/>
                <w:szCs w:val="20"/>
                <w:rtl w:val="0"/>
              </w:rPr>
              <w:t xml:space="preserve">Fully remote</w:t>
            </w:r>
            <w:r w:rsidDel="00000000" w:rsidR="00000000" w:rsidRPr="00000000">
              <w:rPr>
                <w:rtl w:val="0"/>
              </w:rPr>
            </w:r>
          </w:p>
          <w:p w:rsidR="00000000" w:rsidDel="00000000" w:rsidP="00000000" w:rsidRDefault="00000000" w:rsidRPr="00000000" w14:paraId="0000030E">
            <w:pPr>
              <w:spacing w:after="40" w:before="160" w:lineRule="auto"/>
              <w:rPr/>
            </w:pPr>
            <w:r w:rsidDel="00000000" w:rsidR="00000000" w:rsidRPr="00000000">
              <w:rPr>
                <w:rFonts w:ascii="Consolas" w:cs="Consolas" w:eastAsia="Consolas" w:hAnsi="Consolas"/>
                <w:b w:val="1"/>
                <w:bCs w:val="1"/>
                <w:color w:val="7a7ae6"/>
                <w:sz w:val="36"/>
                <w:szCs w:val="36"/>
                <w:rtl w:val="0"/>
              </w:rPr>
              <w:t xml:space="preserve">$18,000</w:t>
            </w:r>
            <w:r w:rsidDel="00000000" w:rsidR="00000000" w:rsidRPr="00000000">
              <w:rPr>
                <w:rtl w:val="0"/>
              </w:rPr>
            </w:r>
          </w:p>
          <w:p w:rsidR="00000000" w:rsidDel="00000000" w:rsidP="00000000" w:rsidRDefault="00000000" w:rsidRPr="00000000" w14:paraId="0000030F">
            <w:pPr>
              <w:spacing w:after="60" w:lineRule="auto"/>
              <w:rPr/>
            </w:pPr>
            <w:r w:rsidDel="00000000" w:rsidR="00000000" w:rsidRPr="00000000">
              <w:rPr>
                <w:rFonts w:ascii="Consolas" w:cs="Consolas" w:eastAsia="Consolas" w:hAnsi="Consolas"/>
                <w:color w:val="52525b"/>
                <w:sz w:val="16"/>
                <w:szCs w:val="16"/>
                <w:rtl w:val="0"/>
              </w:rPr>
              <w:t xml:space="preserve">50% kickoff · 50% delivery</w:t>
            </w:r>
            <w:r w:rsidDel="00000000" w:rsidR="00000000" w:rsidRPr="00000000">
              <w:rPr>
                <w:rtl w:val="0"/>
              </w:rPr>
            </w:r>
          </w:p>
        </w:tc>
      </w:tr>
    </w:tbl>
    <w:p w:rsidR="00000000" w:rsidDel="00000000" w:rsidP="00000000" w:rsidRDefault="00000000" w:rsidRPr="00000000" w14:paraId="00000310">
      <w:pPr>
        <w:spacing w:before="20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a7ae6" w:space="0" w:sz="4" w:val="single"/>
              <w:left w:color="cccccc" w:space="0" w:sz="4" w:val="single"/>
              <w:bottom w:color="cccccc" w:space="0" w:sz="4" w:val="single"/>
              <w:right w:color="cccccc" w:space="0" w:sz="4" w:val="single"/>
            </w:tcBorders>
            <w:shd w:fill="ededfc" w:val="clear"/>
            <w:tcMar>
              <w:top w:w="200.0" w:type="dxa"/>
              <w:left w:w="240.0" w:type="dxa"/>
              <w:bottom w:w="200.0" w:type="dxa"/>
              <w:right w:w="240.0" w:type="dxa"/>
            </w:tcMar>
          </w:tcPr>
          <w:p w:rsidR="00000000" w:rsidDel="00000000" w:rsidP="00000000" w:rsidRDefault="00000000" w:rsidRPr="00000000" w14:paraId="00000311">
            <w:pPr>
              <w:spacing w:after="40" w:lineRule="auto"/>
              <w:rPr/>
            </w:pPr>
            <w:r w:rsidDel="00000000" w:rsidR="00000000" w:rsidRPr="00000000">
              <w:rPr>
                <w:rFonts w:ascii="Consolas" w:cs="Consolas" w:eastAsia="Consolas" w:hAnsi="Consolas"/>
                <w:b w:val="1"/>
                <w:bCs w:val="1"/>
                <w:color w:val="7a7ae6"/>
                <w:sz w:val="16"/>
                <w:szCs w:val="16"/>
                <w:rtl w:val="0"/>
              </w:rPr>
              <w:t xml:space="preserve">★ RECOMMENDED</w:t>
            </w:r>
            <w:r w:rsidDel="00000000" w:rsidR="00000000" w:rsidRPr="00000000">
              <w:rPr>
                <w:rtl w:val="0"/>
              </w:rPr>
            </w:r>
          </w:p>
          <w:p w:rsidR="00000000" w:rsidDel="00000000" w:rsidP="00000000" w:rsidRDefault="00000000" w:rsidRPr="00000000" w14:paraId="00000312">
            <w:pPr>
              <w:spacing w:after="120" w:lineRule="auto"/>
              <w:rPr/>
            </w:pPr>
            <w:r w:rsidDel="00000000" w:rsidR="00000000" w:rsidRPr="00000000">
              <w:rPr>
                <w:rFonts w:ascii="Georgia" w:cs="Georgia" w:eastAsia="Georgia" w:hAnsi="Georgia"/>
                <w:b w:val="1"/>
                <w:bCs w:val="1"/>
                <w:sz w:val="28"/>
                <w:szCs w:val="28"/>
                <w:rtl w:val="0"/>
              </w:rPr>
              <w:t xml:space="preserve">INTAKE + DISCOVERY</w:t>
            </w:r>
            <w:r w:rsidDel="00000000" w:rsidR="00000000" w:rsidRPr="00000000">
              <w:rPr>
                <w:rtl w:val="0"/>
              </w:rPr>
            </w:r>
          </w:p>
          <w:p w:rsidR="00000000" w:rsidDel="00000000" w:rsidP="00000000" w:rsidRDefault="00000000" w:rsidRPr="00000000" w14:paraId="00000313">
            <w:pPr>
              <w:spacing w:after="40" w:lineRule="auto"/>
              <w:rPr/>
            </w:pPr>
            <w:r w:rsidDel="00000000" w:rsidR="00000000" w:rsidRPr="00000000">
              <w:rPr>
                <w:rFonts w:ascii="Consolas" w:cs="Consolas" w:eastAsia="Consolas" w:hAnsi="Consolas"/>
                <w:b w:val="1"/>
                <w:bCs w:val="1"/>
                <w:color w:val="52525b"/>
                <w:sz w:val="16"/>
                <w:szCs w:val="16"/>
                <w:rtl w:val="0"/>
              </w:rPr>
              <w:t xml:space="preserve">WHAT YOU GET: </w:t>
            </w:r>
            <w:r w:rsidDel="00000000" w:rsidR="00000000" w:rsidRPr="00000000">
              <w:rPr>
                <w:rFonts w:ascii="Calibri" w:cs="Calibri" w:eastAsia="Calibri" w:hAnsi="Calibri"/>
                <w:color w:val="18181b"/>
                <w:sz w:val="20"/>
                <w:szCs w:val="20"/>
                <w:rtl w:val="0"/>
              </w:rPr>
              <w:t xml:space="preserve">Everything in INTAKE + onsite Toronto immersion (2 trips), process shadowing &amp; validation, 3–5 quick-win automations, executive workshop, champion program, AI readiness pilot</w:t>
            </w:r>
            <w:r w:rsidDel="00000000" w:rsidR="00000000" w:rsidRPr="00000000">
              <w:rPr>
                <w:rtl w:val="0"/>
              </w:rPr>
            </w:r>
          </w:p>
          <w:p w:rsidR="00000000" w:rsidDel="00000000" w:rsidP="00000000" w:rsidRDefault="00000000" w:rsidRPr="00000000" w14:paraId="00000314">
            <w:pPr>
              <w:spacing w:after="40" w:lineRule="auto"/>
              <w:rPr/>
            </w:pPr>
            <w:r w:rsidDel="00000000" w:rsidR="00000000" w:rsidRPr="00000000">
              <w:rPr>
                <w:rFonts w:ascii="Consolas" w:cs="Consolas" w:eastAsia="Consolas" w:hAnsi="Consolas"/>
                <w:b w:val="1"/>
                <w:bCs w:val="1"/>
                <w:color w:val="52525b"/>
                <w:sz w:val="16"/>
                <w:szCs w:val="16"/>
                <w:rtl w:val="0"/>
              </w:rPr>
              <w:t xml:space="preserve">DELIVERABLES: </w:t>
            </w:r>
            <w:r w:rsidDel="00000000" w:rsidR="00000000" w:rsidRPr="00000000">
              <w:rPr>
                <w:rFonts w:ascii="Calibri" w:cs="Calibri" w:eastAsia="Calibri" w:hAnsi="Calibri"/>
                <w:color w:val="18181b"/>
                <w:sz w:val="20"/>
                <w:szCs w:val="20"/>
                <w:rtl w:val="0"/>
              </w:rPr>
              <w:t xml:space="preserve">12 (INTAKE deliverables + 6 DISCOVERY deliverables)</w:t>
            </w:r>
            <w:r w:rsidDel="00000000" w:rsidR="00000000" w:rsidRPr="00000000">
              <w:rPr>
                <w:rtl w:val="0"/>
              </w:rPr>
            </w:r>
          </w:p>
          <w:p w:rsidR="00000000" w:rsidDel="00000000" w:rsidP="00000000" w:rsidRDefault="00000000" w:rsidRPr="00000000" w14:paraId="00000315">
            <w:pPr>
              <w:spacing w:after="40" w:lineRule="auto"/>
              <w:rPr/>
            </w:pPr>
            <w:r w:rsidDel="00000000" w:rsidR="00000000" w:rsidRPr="00000000">
              <w:rPr>
                <w:rFonts w:ascii="Consolas" w:cs="Consolas" w:eastAsia="Consolas" w:hAnsi="Consolas"/>
                <w:b w:val="1"/>
                <w:bCs w:val="1"/>
                <w:color w:val="52525b"/>
                <w:sz w:val="16"/>
                <w:szCs w:val="16"/>
                <w:rtl w:val="0"/>
              </w:rPr>
              <w:t xml:space="preserve">DURATION: </w:t>
            </w:r>
            <w:r w:rsidDel="00000000" w:rsidR="00000000" w:rsidRPr="00000000">
              <w:rPr>
                <w:rFonts w:ascii="Calibri" w:cs="Calibri" w:eastAsia="Calibri" w:hAnsi="Calibri"/>
                <w:color w:val="18181b"/>
                <w:sz w:val="20"/>
                <w:szCs w:val="20"/>
                <w:rtl w:val="0"/>
              </w:rPr>
              <w:t xml:space="preserve">4 months</w:t>
            </w:r>
            <w:r w:rsidDel="00000000" w:rsidR="00000000" w:rsidRPr="00000000">
              <w:rPr>
                <w:rtl w:val="0"/>
              </w:rPr>
            </w:r>
          </w:p>
          <w:p w:rsidR="00000000" w:rsidDel="00000000" w:rsidP="00000000" w:rsidRDefault="00000000" w:rsidRPr="00000000" w14:paraId="00000316">
            <w:pPr>
              <w:spacing w:after="40" w:lineRule="auto"/>
              <w:rPr/>
            </w:pPr>
            <w:r w:rsidDel="00000000" w:rsidR="00000000" w:rsidRPr="00000000">
              <w:rPr>
                <w:rFonts w:ascii="Consolas" w:cs="Consolas" w:eastAsia="Consolas" w:hAnsi="Consolas"/>
                <w:b w:val="1"/>
                <w:bCs w:val="1"/>
                <w:color w:val="52525b"/>
                <w:sz w:val="16"/>
                <w:szCs w:val="16"/>
                <w:rtl w:val="0"/>
              </w:rPr>
              <w:t xml:space="preserve">FORMAT: </w:t>
            </w:r>
            <w:r w:rsidDel="00000000" w:rsidR="00000000" w:rsidRPr="00000000">
              <w:rPr>
                <w:rFonts w:ascii="Calibri" w:cs="Calibri" w:eastAsia="Calibri" w:hAnsi="Calibri"/>
                <w:color w:val="18181b"/>
                <w:sz w:val="20"/>
                <w:szCs w:val="20"/>
                <w:rtl w:val="0"/>
              </w:rPr>
              <w:t xml:space="preserve">Remote → Onsite + Remote</w:t>
            </w:r>
            <w:r w:rsidDel="00000000" w:rsidR="00000000" w:rsidRPr="00000000">
              <w:rPr>
                <w:rtl w:val="0"/>
              </w:rPr>
            </w:r>
          </w:p>
          <w:p w:rsidR="00000000" w:rsidDel="00000000" w:rsidP="00000000" w:rsidRDefault="00000000" w:rsidRPr="00000000" w14:paraId="00000317">
            <w:pPr>
              <w:spacing w:after="40" w:before="160" w:lineRule="auto"/>
              <w:rPr/>
            </w:pPr>
            <w:r w:rsidDel="00000000" w:rsidR="00000000" w:rsidRPr="00000000">
              <w:rPr>
                <w:rFonts w:ascii="Consolas" w:cs="Consolas" w:eastAsia="Consolas" w:hAnsi="Consolas"/>
                <w:b w:val="1"/>
                <w:bCs w:val="1"/>
                <w:color w:val="7a7ae6"/>
                <w:sz w:val="36"/>
                <w:szCs w:val="36"/>
                <w:rtl w:val="0"/>
              </w:rPr>
              <w:t xml:space="preserve">$42,000</w:t>
            </w:r>
            <w:r w:rsidDel="00000000" w:rsidR="00000000" w:rsidRPr="00000000">
              <w:rPr>
                <w:rtl w:val="0"/>
              </w:rPr>
            </w:r>
          </w:p>
          <w:p w:rsidR="00000000" w:rsidDel="00000000" w:rsidP="00000000" w:rsidRDefault="00000000" w:rsidRPr="00000000" w14:paraId="00000318">
            <w:pPr>
              <w:spacing w:after="60" w:lineRule="auto"/>
              <w:rPr/>
            </w:pPr>
            <w:r w:rsidDel="00000000" w:rsidR="00000000" w:rsidRPr="00000000">
              <w:rPr>
                <w:rFonts w:ascii="Consolas" w:cs="Consolas" w:eastAsia="Consolas" w:hAnsi="Consolas"/>
                <w:color w:val="52525b"/>
                <w:sz w:val="16"/>
                <w:szCs w:val="16"/>
                <w:rtl w:val="0"/>
              </w:rPr>
              <w:t xml:space="preserve">30% kickoff · 25% INTAKE close · 25% Discovery mid · 20% final</w:t>
            </w:r>
            <w:r w:rsidDel="00000000" w:rsidR="00000000" w:rsidRPr="00000000">
              <w:rPr>
                <w:rtl w:val="0"/>
              </w:rPr>
            </w:r>
          </w:p>
        </w:tc>
      </w:tr>
    </w:tbl>
    <w:p w:rsidR="00000000" w:rsidDel="00000000" w:rsidP="00000000" w:rsidRDefault="00000000" w:rsidRPr="00000000" w14:paraId="00000319">
      <w:pPr>
        <w:spacing w:after="160" w:lineRule="auto"/>
        <w:jc w:val="center"/>
        <w:rPr/>
      </w:pPr>
      <w:r w:rsidDel="00000000" w:rsidR="00000000" w:rsidRPr="00000000">
        <w:rPr>
          <w:rFonts w:ascii="Calibri" w:cs="Calibri" w:eastAsia="Calibri" w:hAnsi="Calibri"/>
          <w:i w:val="1"/>
          <w:iCs w:val="1"/>
          <w:color w:val="52525b"/>
          <w:sz w:val="22"/>
          <w:szCs w:val="22"/>
          <w:rtl w:val="0"/>
        </w:rPr>
        <w:t xml:space="preserve">Fixed project fee. Travel billed separately at cost. No obligation to proceed to subsequent phases.</w:t>
      </w:r>
      <w:r w:rsidDel="00000000" w:rsidR="00000000" w:rsidRPr="00000000">
        <w:rPr>
          <w:rtl w:val="0"/>
        </w:rPr>
      </w:r>
    </w:p>
    <w:p w:rsidR="00000000" w:rsidDel="00000000" w:rsidP="00000000" w:rsidRDefault="00000000" w:rsidRPr="00000000" w14:paraId="0000031A">
      <w:pPr>
        <w:spacing w:before="20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7a7ae6" w:space="0" w:sz="6" w:val="single"/>
              <w:bottom w:color="cccccc" w:space="0" w:sz="4" w:val="single"/>
              <w:right w:color="cccccc" w:space="0" w:sz="4" w:val="single"/>
            </w:tcBorders>
            <w:shd w:fill="ededfc" w:val="clear"/>
            <w:tcMar>
              <w:top w:w="120.0" w:type="dxa"/>
              <w:left w:w="200.0" w:type="dxa"/>
              <w:bottom w:w="120.0" w:type="dxa"/>
              <w:right w:w="200.0" w:type="dxa"/>
            </w:tcMar>
          </w:tcPr>
          <w:p w:rsidR="00000000" w:rsidDel="00000000" w:rsidP="00000000" w:rsidRDefault="00000000" w:rsidRPr="00000000" w14:paraId="0000031B">
            <w:pPr>
              <w:spacing w:after="160" w:lineRule="auto"/>
              <w:rPr/>
            </w:pPr>
            <w:r w:rsidDel="00000000" w:rsidR="00000000" w:rsidRPr="00000000">
              <w:rPr>
                <w:rFonts w:ascii="Calibri" w:cs="Calibri" w:eastAsia="Calibri" w:hAnsi="Calibri"/>
                <w:color w:val="52525b"/>
                <w:sz w:val="22"/>
                <w:szCs w:val="22"/>
                <w:rtl w:val="0"/>
              </w:rPr>
              <w:t xml:space="preserve">Against </w:t>
            </w:r>
            <w:r w:rsidDel="00000000" w:rsidR="00000000" w:rsidRPr="00000000">
              <w:rPr>
                <w:rFonts w:ascii="Calibri" w:cs="Calibri" w:eastAsia="Calibri" w:hAnsi="Calibri"/>
                <w:b w:val="1"/>
                <w:bCs w:val="1"/>
                <w:sz w:val="22"/>
                <w:szCs w:val="22"/>
                <w:rtl w:val="0"/>
              </w:rPr>
              <w:t xml:space="preserve">$1.4M–2.85M in annual operational friction</w:t>
            </w:r>
            <w:r w:rsidDel="00000000" w:rsidR="00000000" w:rsidRPr="00000000">
              <w:rPr>
                <w:rFonts w:ascii="Calibri" w:cs="Calibri" w:eastAsia="Calibri" w:hAnsi="Calibri"/>
                <w:color w:val="52525b"/>
                <w:sz w:val="22"/>
                <w:szCs w:val="22"/>
                <w:rtl w:val="0"/>
              </w:rPr>
              <w:t xml:space="preserve"> identified in our initial assessment, the INTAKE at $18,000 represents roughly 1% of the problem cost. The full INTAKE + DISCOVERY at $42,000 delivers not just the diagnosis but working automations and a validated roadmap — at less than 3% of the annual friction.</w:t>
            </w:r>
            <w:r w:rsidDel="00000000" w:rsidR="00000000" w:rsidRPr="00000000">
              <w:rPr>
                <w:rtl w:val="0"/>
              </w:rPr>
            </w:r>
          </w:p>
        </w:tc>
      </w:tr>
    </w:tbl>
    <w:p w:rsidR="00000000" w:rsidDel="00000000" w:rsidP="00000000" w:rsidRDefault="00000000" w:rsidRPr="00000000" w14:paraId="0000031C">
      <w:pPr>
        <w:spacing w:after="160" w:lineRule="auto"/>
        <w:rPr/>
      </w:pPr>
      <w:r w:rsidDel="00000000" w:rsidR="00000000" w:rsidRPr="00000000">
        <w:rPr>
          <w:rFonts w:ascii="Calibri" w:cs="Calibri" w:eastAsia="Calibri" w:hAnsi="Calibri"/>
          <w:i w:val="1"/>
          <w:iCs w:val="1"/>
          <w:color w:val="52525b"/>
          <w:sz w:val="22"/>
          <w:szCs w:val="22"/>
          <w:rtl w:val="0"/>
        </w:rPr>
        <w:t xml:space="preserve">“If the assessment confirms the opportunity, we proceed. If not, Taylor walks away with a valuable operational audit at minimal cost.”</w:t>
      </w:r>
      <w:r w:rsidDel="00000000" w:rsidR="00000000" w:rsidRPr="00000000">
        <w:rPr>
          <w:rtl w:val="0"/>
        </w:rPr>
      </w:r>
    </w:p>
    <w:p w:rsidR="00000000" w:rsidDel="00000000" w:rsidP="00000000" w:rsidRDefault="00000000" w:rsidRPr="00000000" w14:paraId="0000031D">
      <w:pPr>
        <w:pStyle w:val="Heading2"/>
        <w:spacing w:after="150" w:before="300" w:lineRule="auto"/>
        <w:rPr/>
      </w:pPr>
      <w:r w:rsidDel="00000000" w:rsidR="00000000" w:rsidRPr="00000000">
        <w:rPr>
          <w:rFonts w:ascii="Georgia" w:cs="Georgia" w:eastAsia="Georgia" w:hAnsi="Georgia"/>
          <w:b w:val="1"/>
          <w:bCs w:val="1"/>
          <w:sz w:val="28"/>
          <w:szCs w:val="28"/>
          <w:rtl w:val="0"/>
        </w:rPr>
        <w:t xml:space="preserve">Engagement Terms</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Calibri" w:cs="Calibri" w:eastAsia="Calibri" w:hAnsi="Calibri"/>
                <w:b w:val="1"/>
                <w:bCs w:val="1"/>
                <w:color w:val="18181b"/>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4f5" w:val="clear"/>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Calibri" w:cs="Calibri" w:eastAsia="Calibri" w:hAnsi="Calibri"/>
                <w:b w:val="1"/>
                <w:bCs w:val="1"/>
                <w:color w:val="18181b"/>
                <w:sz w:val="20"/>
                <w:szCs w:val="20"/>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Calibri" w:cs="Calibri" w:eastAsia="Calibri" w:hAnsi="Calibri"/>
                <w:b w:val="0"/>
                <w:bCs w:val="0"/>
                <w:color w:val="18181b"/>
                <w:sz w:val="20"/>
                <w:szCs w:val="20"/>
                <w:rtl w:val="0"/>
              </w:rPr>
              <w:t xml:space="preserve">Confidentiality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Calibri" w:cs="Calibri" w:eastAsia="Calibri" w:hAnsi="Calibri"/>
                <w:b w:val="0"/>
                <w:bCs w:val="0"/>
                <w:color w:val="18181b"/>
                <w:sz w:val="20"/>
                <w:szCs w:val="20"/>
                <w:rtl w:val="0"/>
              </w:rPr>
              <w:t xml:space="preserve">Full NDA. Findings shared only with designated Taylor leadership.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Calibri" w:cs="Calibri" w:eastAsia="Calibri" w:hAnsi="Calibri"/>
                <w:b w:val="0"/>
                <w:bCs w:val="0"/>
                <w:color w:val="18181b"/>
                <w:sz w:val="20"/>
                <w:szCs w:val="20"/>
                <w:rtl w:val="0"/>
              </w:rPr>
              <w:t xml:space="preserve">Scope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Calibri" w:cs="Calibri" w:eastAsia="Calibri" w:hAnsi="Calibri"/>
                <w:b w:val="0"/>
                <w:bCs w:val="0"/>
                <w:color w:val="18181b"/>
                <w:sz w:val="20"/>
                <w:szCs w:val="20"/>
                <w:rtl w:val="0"/>
              </w:rPr>
              <w:t xml:space="preserve">If Discovery reveals scope changes, adjustments proposed before proceeding.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Calibri" w:cs="Calibri" w:eastAsia="Calibri" w:hAnsi="Calibri"/>
                <w:b w:val="0"/>
                <w:bCs w:val="0"/>
                <w:color w:val="18181b"/>
                <w:sz w:val="20"/>
                <w:szCs w:val="20"/>
                <w:rtl w:val="0"/>
              </w:rPr>
              <w:t xml:space="preserve">Client Dependencies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Calibri" w:cs="Calibri" w:eastAsia="Calibri" w:hAnsi="Calibri"/>
                <w:b w:val="0"/>
                <w:bCs w:val="0"/>
                <w:color w:val="18181b"/>
                <w:sz w:val="20"/>
                <w:szCs w:val="20"/>
                <w:rtl w:val="0"/>
              </w:rPr>
              <w:t xml:space="preserve">Access to systems, stakeholder availability, documentation.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Calibri" w:cs="Calibri" w:eastAsia="Calibri" w:hAnsi="Calibri"/>
                <w:b w:val="0"/>
                <w:bCs w:val="0"/>
                <w:color w:val="18181b"/>
                <w:sz w:val="20"/>
                <w:szCs w:val="20"/>
                <w:rtl w:val="0"/>
              </w:rPr>
              <w:t xml:space="preserve">Cancellation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Calibri" w:cs="Calibri" w:eastAsia="Calibri" w:hAnsi="Calibri"/>
                <w:b w:val="0"/>
                <w:bCs w:val="0"/>
                <w:color w:val="18181b"/>
                <w:sz w:val="20"/>
                <w:szCs w:val="20"/>
                <w:rtl w:val="0"/>
              </w:rPr>
              <w:t xml:space="preserve">Either party, 10 business days written notice.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Calibri" w:cs="Calibri" w:eastAsia="Calibri" w:hAnsi="Calibri"/>
                <w:b w:val="0"/>
                <w:bCs w:val="0"/>
                <w:color w:val="18181b"/>
                <w:sz w:val="20"/>
                <w:szCs w:val="20"/>
                <w:rtl w:val="0"/>
              </w:rPr>
              <w:t xml:space="preserve">Travel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Calibri" w:cs="Calibri" w:eastAsia="Calibri" w:hAnsi="Calibri"/>
                <w:b w:val="0"/>
                <w:bCs w:val="0"/>
                <w:color w:val="18181b"/>
                <w:sz w:val="20"/>
                <w:szCs w:val="20"/>
                <w:rtl w:val="0"/>
              </w:rPr>
              <w:t xml:space="preserve">Billed at cost, not included in project fee.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Calibri" w:cs="Calibri" w:eastAsia="Calibri" w:hAnsi="Calibri"/>
                <w:b w:val="0"/>
                <w:bCs w:val="0"/>
                <w:color w:val="18181b"/>
                <w:sz w:val="20"/>
                <w:szCs w:val="20"/>
                <w:rtl w:val="0"/>
              </w:rPr>
              <w:t xml:space="preserve">No Obligation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Calibri" w:cs="Calibri" w:eastAsia="Calibri" w:hAnsi="Calibri"/>
                <w:b w:val="0"/>
                <w:bCs w:val="0"/>
                <w:color w:val="18181b"/>
                <w:sz w:val="20"/>
                <w:szCs w:val="20"/>
                <w:rtl w:val="0"/>
              </w:rPr>
              <w:t xml:space="preserve">INTAKE stands alone — no commitment to subsequent phases.</w:t>
            </w:r>
            <w:r w:rsidDel="00000000" w:rsidR="00000000" w:rsidRPr="00000000">
              <w:rPr>
                <w:rtl w:val="0"/>
              </w:rPr>
            </w:r>
          </w:p>
        </w:tc>
      </w:tr>
    </w:tbl>
    <w:p w:rsidR="00000000" w:rsidDel="00000000" w:rsidP="00000000" w:rsidRDefault="00000000" w:rsidRPr="00000000" w14:paraId="0000032C">
      <w:pPr>
        <w:spacing w:before="30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a7ae6" w:space="0" w:sz="4" w:val="single"/>
              <w:left w:color="cccccc" w:space="0" w:sz="4" w:val="single"/>
              <w:bottom w:color="cccccc" w:space="0" w:sz="4" w:val="single"/>
              <w:right w:color="cccccc" w:space="0" w:sz="4" w:val="single"/>
            </w:tcBorders>
            <w:tcMar>
              <w:top w:w="240.0" w:type="dxa"/>
              <w:left w:w="240.0" w:type="dxa"/>
              <w:bottom w:w="240.0" w:type="dxa"/>
              <w:right w:w="240.0" w:type="dxa"/>
            </w:tcMar>
          </w:tcPr>
          <w:p w:rsidR="00000000" w:rsidDel="00000000" w:rsidP="00000000" w:rsidRDefault="00000000" w:rsidRPr="00000000" w14:paraId="0000032D">
            <w:pPr>
              <w:spacing w:after="80" w:lineRule="auto"/>
              <w:jc w:val="center"/>
              <w:rPr/>
            </w:pPr>
            <w:r w:rsidDel="00000000" w:rsidR="00000000" w:rsidRPr="00000000">
              <w:rPr>
                <w:rFonts w:ascii="Georgia" w:cs="Georgia" w:eastAsia="Georgia" w:hAnsi="Georgia"/>
                <w:b w:val="1"/>
                <w:bCs w:val="1"/>
                <w:color w:val="7a7ae6"/>
                <w:sz w:val="32"/>
                <w:szCs w:val="32"/>
                <w:rtl w:val="0"/>
              </w:rPr>
              <w:t xml:space="preserve">Let’s Begin — April 2026</w:t>
            </w:r>
            <w:r w:rsidDel="00000000" w:rsidR="00000000" w:rsidRPr="00000000">
              <w:rPr>
                <w:rtl w:val="0"/>
              </w:rPr>
            </w:r>
          </w:p>
          <w:p w:rsidR="00000000" w:rsidDel="00000000" w:rsidP="00000000" w:rsidRDefault="00000000" w:rsidRPr="00000000" w14:paraId="0000032E">
            <w:pPr>
              <w:jc w:val="center"/>
              <w:rPr/>
            </w:pPr>
            <w:r w:rsidDel="00000000" w:rsidR="00000000" w:rsidRPr="00000000">
              <w:rPr>
                <w:rFonts w:ascii="Calibri" w:cs="Calibri" w:eastAsia="Calibri" w:hAnsi="Calibri"/>
                <w:color w:val="52525b"/>
                <w:sz w:val="22"/>
                <w:szCs w:val="22"/>
                <w:rtl w:val="0"/>
              </w:rPr>
              <w:t xml:space="preserve">The first step is a 30-minute scoping call to align on priorities, confirm stakeholder access, and schedule the kickoff. No preparation needed — we come to you.</w:t>
            </w:r>
            <w:r w:rsidDel="00000000" w:rsidR="00000000" w:rsidRPr="00000000">
              <w:rPr>
                <w:rtl w:val="0"/>
              </w:rPr>
            </w:r>
          </w:p>
        </w:tc>
      </w:tr>
    </w:tbl>
    <w:p w:rsidR="00000000" w:rsidDel="00000000" w:rsidP="00000000" w:rsidRDefault="00000000" w:rsidRPr="00000000" w14:paraId="0000032F">
      <w:pPr>
        <w:spacing w:before="300" w:lineRule="auto"/>
        <w:rPr/>
      </w:pPr>
      <w:r w:rsidDel="00000000" w:rsidR="00000000" w:rsidRPr="00000000">
        <w:rPr>
          <w:rtl w:val="0"/>
        </w:rPr>
      </w:r>
    </w:p>
    <w:p w:rsidR="00000000" w:rsidDel="00000000" w:rsidP="00000000" w:rsidRDefault="00000000" w:rsidRPr="00000000" w14:paraId="00000330">
      <w:pPr>
        <w:jc w:val="center"/>
        <w:rPr>
          <w:rFonts w:ascii="Consolas" w:cs="Consolas" w:eastAsia="Consolas" w:hAnsi="Consolas"/>
          <w:color w:val="a1a1aa"/>
          <w:sz w:val="16"/>
          <w:szCs w:val="16"/>
        </w:rPr>
      </w:pPr>
      <w:r w:rsidDel="00000000" w:rsidR="00000000" w:rsidRPr="00000000">
        <w:rPr>
          <w:rFonts w:ascii="Consolas" w:cs="Consolas" w:eastAsia="Consolas" w:hAnsi="Consolas"/>
          <w:color w:val="a1a1aa"/>
          <w:sz w:val="16"/>
          <w:szCs w:val="16"/>
          <w:rtl w:val="0"/>
        </w:rPr>
        <w:t xml:space="preserve">TransformAZ — March 2026 — Prepared exclusively for Taylor Group</w:t>
      </w:r>
      <w:r w:rsidDel="00000000" w:rsidR="00000000" w:rsidRPr="00000000">
        <w:br w:type="page"/>
      </w:r>
      <w:r w:rsidDel="00000000" w:rsidR="00000000" w:rsidRPr="00000000">
        <w:rPr>
          <w:rtl w:val="0"/>
        </w:rPr>
      </w:r>
    </w:p>
    <w:p w:rsidR="00000000" w:rsidDel="00000000" w:rsidP="00000000" w:rsidRDefault="00000000" w:rsidRPr="00000000" w14:paraId="00000331">
      <w:pPr>
        <w:pStyle w:val="Heading1"/>
        <w:jc w:val="left"/>
        <w:rPr>
          <w:b w:val="1"/>
          <w:bCs w:val="1"/>
          <w:sz w:val="46"/>
          <w:szCs w:val="46"/>
        </w:rPr>
      </w:pPr>
      <w:bookmarkStart w:colFirst="0" w:colLast="0" w:name="_heading=h.eeum3dx2t8h6" w:id="18"/>
      <w:bookmarkEnd w:id="18"/>
      <w:r w:rsidDel="00000000" w:rsidR="00000000" w:rsidRPr="00000000">
        <w:rPr>
          <w:b w:val="1"/>
          <w:bCs w:val="1"/>
          <w:sz w:val="46"/>
          <w:szCs w:val="46"/>
          <w:rtl w:val="0"/>
        </w:rPr>
        <w:t xml:space="preserve">Supporting Research &amp; References</w:t>
      </w:r>
    </w:p>
    <w:p w:rsidR="00000000" w:rsidDel="00000000" w:rsidP="00000000" w:rsidRDefault="00000000" w:rsidRPr="00000000" w14:paraId="00000332">
      <w:pPr>
        <w:pStyle w:val="Heading2"/>
        <w:spacing w:after="80" w:before="360" w:lineRule="auto"/>
        <w:rPr>
          <w:rFonts w:ascii="Consolas" w:cs="Consolas" w:eastAsia="Consolas" w:hAnsi="Consolas"/>
          <w:color w:val="000000"/>
          <w:sz w:val="34"/>
          <w:szCs w:val="34"/>
        </w:rPr>
      </w:pPr>
      <w:bookmarkStart w:colFirst="0" w:colLast="0" w:name="_heading=h.4p6ez4498s04" w:id="19"/>
      <w:bookmarkEnd w:id="19"/>
      <w:r w:rsidDel="00000000" w:rsidR="00000000" w:rsidRPr="00000000">
        <w:rPr>
          <w:rFonts w:ascii="Consolas" w:cs="Consolas" w:eastAsia="Consolas" w:hAnsi="Consolas"/>
          <w:color w:val="000000"/>
          <w:sz w:val="34"/>
          <w:szCs w:val="34"/>
          <w:rtl w:val="0"/>
        </w:rPr>
        <w:t xml:space="preserve">Operational Efficiency</w:t>
      </w:r>
    </w:p>
    <w:p w:rsidR="00000000" w:rsidDel="00000000" w:rsidP="00000000" w:rsidRDefault="00000000" w:rsidRPr="00000000" w14:paraId="00000333">
      <w:pPr>
        <w:spacing w:after="240" w:befor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20–30% lower efficiency in low digital maturity organizations</w:t>
      </w:r>
    </w:p>
    <w:p w:rsidR="00000000" w:rsidDel="00000000" w:rsidP="00000000" w:rsidRDefault="00000000" w:rsidRPr="00000000" w14:paraId="00000334">
      <w:pPr>
        <w:numPr>
          <w:ilvl w:val="0"/>
          <w:numId w:val="16"/>
        </w:numPr>
        <w:spacing w:after="0" w:afterAutospacing="0" w:before="240" w:lineRule="auto"/>
        <w:ind w:left="720" w:hanging="36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McKinsey &amp; Company — </w:t>
      </w:r>
      <w:hyperlink r:id="rId14">
        <w:r w:rsidDel="00000000" w:rsidR="00000000" w:rsidRPr="00000000">
          <w:rPr>
            <w:rFonts w:ascii="Consolas" w:cs="Consolas" w:eastAsia="Consolas" w:hAnsi="Consolas"/>
            <w:i w:val="1"/>
            <w:iCs w:val="1"/>
            <w:color w:val="1155cc"/>
            <w:sz w:val="16"/>
            <w:szCs w:val="16"/>
            <w:u w:val="single"/>
            <w:rtl w:val="0"/>
          </w:rPr>
          <w:t xml:space="preserve">The case for digital reinvention</w:t>
          <w:br w:type="textWrapping"/>
        </w:r>
      </w:hyperlink>
      <w:r w:rsidDel="00000000" w:rsidR="00000000" w:rsidRPr="00000000">
        <w:rPr>
          <w:rtl w:val="0"/>
        </w:rPr>
      </w:r>
    </w:p>
    <w:p w:rsidR="00000000" w:rsidDel="00000000" w:rsidP="00000000" w:rsidRDefault="00000000" w:rsidRPr="00000000" w14:paraId="00000335">
      <w:pPr>
        <w:numPr>
          <w:ilvl w:val="0"/>
          <w:numId w:val="16"/>
        </w:numPr>
        <w:spacing w:after="240" w:before="0" w:beforeAutospacing="0" w:lineRule="auto"/>
        <w:ind w:left="720" w:hanging="36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McKinsey &amp; Company — </w:t>
      </w:r>
      <w:hyperlink r:id="rId15">
        <w:r w:rsidDel="00000000" w:rsidR="00000000" w:rsidRPr="00000000">
          <w:rPr>
            <w:rFonts w:ascii="Consolas" w:cs="Consolas" w:eastAsia="Consolas" w:hAnsi="Consolas"/>
            <w:i w:val="1"/>
            <w:iCs w:val="1"/>
            <w:color w:val="1155cc"/>
            <w:sz w:val="16"/>
            <w:szCs w:val="16"/>
            <w:u w:val="single"/>
            <w:rtl w:val="0"/>
          </w:rPr>
          <w:t xml:space="preserve">Unlocking success in digital transformations</w:t>
        </w:r>
      </w:hyperlink>
      <w:r w:rsidDel="00000000" w:rsidR="00000000" w:rsidRPr="00000000">
        <w:rPr>
          <w:rFonts w:ascii="Consolas" w:cs="Consolas" w:eastAsia="Consolas" w:hAnsi="Consolas"/>
          <w:i w:val="1"/>
          <w:iCs w:val="1"/>
          <w:sz w:val="16"/>
          <w:szCs w:val="16"/>
          <w:rtl w:val="0"/>
        </w:rPr>
        <w:br w:type="textWrapping"/>
      </w:r>
    </w:p>
    <w:p w:rsidR="00000000" w:rsidDel="00000000" w:rsidP="00000000" w:rsidRDefault="00000000" w:rsidRPr="00000000" w14:paraId="00000336">
      <w:pPr>
        <w:rPr>
          <w:rFonts w:ascii="Consolas" w:cs="Consolas" w:eastAsia="Consolas" w:hAnsi="Consolas"/>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spacing w:after="80" w:before="360" w:lineRule="auto"/>
        <w:rPr>
          <w:rFonts w:ascii="Consolas" w:cs="Consolas" w:eastAsia="Consolas" w:hAnsi="Consolas"/>
          <w:color w:val="000000"/>
          <w:sz w:val="34"/>
          <w:szCs w:val="34"/>
        </w:rPr>
      </w:pPr>
      <w:bookmarkStart w:colFirst="0" w:colLast="0" w:name="_heading=h.mhx9od5wztps" w:id="20"/>
      <w:bookmarkEnd w:id="20"/>
      <w:r w:rsidDel="00000000" w:rsidR="00000000" w:rsidRPr="00000000">
        <w:rPr>
          <w:rFonts w:ascii="Consolas" w:cs="Consolas" w:eastAsia="Consolas" w:hAnsi="Consolas"/>
          <w:color w:val="000000"/>
          <w:sz w:val="34"/>
          <w:szCs w:val="34"/>
          <w:rtl w:val="0"/>
        </w:rPr>
        <w:t xml:space="preserve">Execution Speed / Time-to-Market</w:t>
      </w:r>
    </w:p>
    <w:p w:rsidR="00000000" w:rsidDel="00000000" w:rsidP="00000000" w:rsidRDefault="00000000" w:rsidRPr="00000000" w14:paraId="00000338">
      <w:pPr>
        <w:spacing w:after="240" w:befor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30–50% faster execution for digitally enabled organizations</w:t>
      </w:r>
    </w:p>
    <w:p w:rsidR="00000000" w:rsidDel="00000000" w:rsidP="00000000" w:rsidRDefault="00000000" w:rsidRPr="00000000" w14:paraId="00000339">
      <w:pPr>
        <w:numPr>
          <w:ilvl w:val="0"/>
          <w:numId w:val="2"/>
        </w:numPr>
        <w:spacing w:after="0" w:afterAutospacing="0" w:before="240" w:lineRule="auto"/>
        <w:ind w:left="720" w:hanging="36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Deloitte — </w:t>
      </w:r>
      <w:hyperlink r:id="rId16">
        <w:r w:rsidDel="00000000" w:rsidR="00000000" w:rsidRPr="00000000">
          <w:rPr>
            <w:rFonts w:ascii="Consolas" w:cs="Consolas" w:eastAsia="Consolas" w:hAnsi="Consolas"/>
            <w:i w:val="1"/>
            <w:iCs w:val="1"/>
            <w:color w:val="1155cc"/>
            <w:sz w:val="16"/>
            <w:szCs w:val="16"/>
            <w:u w:val="single"/>
            <w:rtl w:val="0"/>
          </w:rPr>
          <w:t xml:space="preserve">Agile and Digital Transformation Report</w:t>
          <w:br w:type="textWrapping"/>
        </w:r>
      </w:hyperlink>
      <w:r w:rsidDel="00000000" w:rsidR="00000000" w:rsidRPr="00000000">
        <w:rPr>
          <w:rtl w:val="0"/>
        </w:rPr>
      </w:r>
    </w:p>
    <w:p w:rsidR="00000000" w:rsidDel="00000000" w:rsidP="00000000" w:rsidRDefault="00000000" w:rsidRPr="00000000" w14:paraId="0000033A">
      <w:pPr>
        <w:numPr>
          <w:ilvl w:val="0"/>
          <w:numId w:val="2"/>
        </w:numPr>
        <w:spacing w:after="240" w:before="0" w:beforeAutospacing="0" w:lineRule="auto"/>
        <w:ind w:left="720" w:hanging="36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McKinsey &amp; Company — </w:t>
      </w:r>
      <w:hyperlink r:id="rId17">
        <w:r w:rsidDel="00000000" w:rsidR="00000000" w:rsidRPr="00000000">
          <w:rPr>
            <w:rFonts w:ascii="Consolas" w:cs="Consolas" w:eastAsia="Consolas" w:hAnsi="Consolas"/>
            <w:i w:val="1"/>
            <w:iCs w:val="1"/>
            <w:color w:val="1155cc"/>
            <w:sz w:val="16"/>
            <w:szCs w:val="16"/>
            <w:u w:val="single"/>
            <w:rtl w:val="0"/>
          </w:rPr>
          <w:t xml:space="preserve">The impact of agility on business performance</w:t>
        </w:r>
      </w:hyperlink>
      <w:r w:rsidDel="00000000" w:rsidR="00000000" w:rsidRPr="00000000">
        <w:rPr>
          <w:rFonts w:ascii="Consolas" w:cs="Consolas" w:eastAsia="Consolas" w:hAnsi="Consolas"/>
          <w:i w:val="1"/>
          <w:iCs w:val="1"/>
          <w:sz w:val="16"/>
          <w:szCs w:val="16"/>
          <w:rtl w:val="0"/>
        </w:rPr>
        <w:br w:type="textWrapping"/>
      </w:r>
      <w:r w:rsidDel="00000000" w:rsidR="00000000" w:rsidRPr="00000000">
        <w:rPr>
          <w:rtl w:val="0"/>
        </w:rPr>
      </w:r>
    </w:p>
    <w:p w:rsidR="00000000" w:rsidDel="00000000" w:rsidP="00000000" w:rsidRDefault="00000000" w:rsidRPr="00000000" w14:paraId="0000033B">
      <w:pPr>
        <w:rPr>
          <w:rFonts w:ascii="Consolas" w:cs="Consolas" w:eastAsia="Consolas" w:hAnsi="Consolas"/>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spacing w:after="80" w:before="360" w:lineRule="auto"/>
        <w:rPr>
          <w:rFonts w:ascii="Consolas" w:cs="Consolas" w:eastAsia="Consolas" w:hAnsi="Consolas"/>
          <w:color w:val="000000"/>
          <w:sz w:val="34"/>
          <w:szCs w:val="34"/>
        </w:rPr>
      </w:pPr>
      <w:bookmarkStart w:colFirst="0" w:colLast="0" w:name="_heading=h.g8spee12uiim" w:id="21"/>
      <w:bookmarkEnd w:id="21"/>
      <w:r w:rsidDel="00000000" w:rsidR="00000000" w:rsidRPr="00000000">
        <w:rPr>
          <w:rFonts w:ascii="Consolas" w:cs="Consolas" w:eastAsia="Consolas" w:hAnsi="Consolas"/>
          <w:color w:val="000000"/>
          <w:sz w:val="34"/>
          <w:szCs w:val="34"/>
          <w:rtl w:val="0"/>
        </w:rPr>
        <w:t xml:space="preserve">Operational Costs</w:t>
      </w:r>
    </w:p>
    <w:p w:rsidR="00000000" w:rsidDel="00000000" w:rsidP="00000000" w:rsidRDefault="00000000" w:rsidRPr="00000000" w14:paraId="0000033D">
      <w:pPr>
        <w:spacing w:after="240" w:befor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15–25% higher costs due to fragmented systems and manual processes</w:t>
      </w:r>
    </w:p>
    <w:p w:rsidR="00000000" w:rsidDel="00000000" w:rsidP="00000000" w:rsidRDefault="00000000" w:rsidRPr="00000000" w14:paraId="0000033E">
      <w:pPr>
        <w:numPr>
          <w:ilvl w:val="0"/>
          <w:numId w:val="5"/>
        </w:numPr>
        <w:spacing w:after="0" w:afterAutospacing="0" w:before="240" w:lineRule="auto"/>
        <w:ind w:left="720" w:hanging="36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Boston Consulting Group — </w:t>
      </w:r>
      <w:hyperlink r:id="rId18">
        <w:r w:rsidDel="00000000" w:rsidR="00000000" w:rsidRPr="00000000">
          <w:rPr>
            <w:rFonts w:ascii="Consolas" w:cs="Consolas" w:eastAsia="Consolas" w:hAnsi="Consolas"/>
            <w:i w:val="1"/>
            <w:iCs w:val="1"/>
            <w:color w:val="1155cc"/>
            <w:sz w:val="16"/>
            <w:szCs w:val="16"/>
            <w:u w:val="single"/>
            <w:rtl w:val="0"/>
          </w:rPr>
          <w:t xml:space="preserve">Flipping the odds of digital transformation success</w:t>
          <w:br w:type="textWrapping"/>
        </w:r>
      </w:hyperlink>
      <w:r w:rsidDel="00000000" w:rsidR="00000000" w:rsidRPr="00000000">
        <w:rPr>
          <w:rtl w:val="0"/>
        </w:rPr>
      </w:r>
    </w:p>
    <w:p w:rsidR="00000000" w:rsidDel="00000000" w:rsidP="00000000" w:rsidRDefault="00000000" w:rsidRPr="00000000" w14:paraId="0000033F">
      <w:pPr>
        <w:numPr>
          <w:ilvl w:val="0"/>
          <w:numId w:val="5"/>
        </w:numPr>
        <w:spacing w:after="240" w:before="0" w:beforeAutospacing="0" w:lineRule="auto"/>
        <w:ind w:left="720" w:hanging="36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McKinsey &amp; Company — </w:t>
      </w:r>
      <w:hyperlink r:id="rId19">
        <w:r w:rsidDel="00000000" w:rsidR="00000000" w:rsidRPr="00000000">
          <w:rPr>
            <w:rFonts w:ascii="Consolas" w:cs="Consolas" w:eastAsia="Consolas" w:hAnsi="Consolas"/>
            <w:i w:val="1"/>
            <w:iCs w:val="1"/>
            <w:color w:val="1155cc"/>
            <w:sz w:val="16"/>
            <w:szCs w:val="16"/>
            <w:u w:val="single"/>
            <w:rtl w:val="0"/>
          </w:rPr>
          <w:t xml:space="preserve">The cost of complexity in operations</w:t>
        </w:r>
      </w:hyperlink>
      <w:r w:rsidDel="00000000" w:rsidR="00000000" w:rsidRPr="00000000">
        <w:rPr>
          <w:rFonts w:ascii="Consolas" w:cs="Consolas" w:eastAsia="Consolas" w:hAnsi="Consolas"/>
          <w:i w:val="1"/>
          <w:iCs w:val="1"/>
          <w:sz w:val="16"/>
          <w:szCs w:val="16"/>
          <w:rtl w:val="0"/>
        </w:rPr>
        <w:br w:type="textWrapping"/>
      </w:r>
    </w:p>
    <w:p w:rsidR="00000000" w:rsidDel="00000000" w:rsidP="00000000" w:rsidRDefault="00000000" w:rsidRPr="00000000" w14:paraId="00000340">
      <w:pPr>
        <w:rPr>
          <w:rFonts w:ascii="Consolas" w:cs="Consolas" w:eastAsia="Consolas" w:hAnsi="Consolas"/>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2"/>
        <w:spacing w:after="80" w:before="360" w:lineRule="auto"/>
        <w:rPr>
          <w:rFonts w:ascii="Consolas" w:cs="Consolas" w:eastAsia="Consolas" w:hAnsi="Consolas"/>
          <w:color w:val="000000"/>
          <w:sz w:val="34"/>
          <w:szCs w:val="34"/>
        </w:rPr>
      </w:pPr>
      <w:bookmarkStart w:colFirst="0" w:colLast="0" w:name="_heading=h.n4ycrmwls1w1" w:id="22"/>
      <w:bookmarkEnd w:id="22"/>
      <w:r w:rsidDel="00000000" w:rsidR="00000000" w:rsidRPr="00000000">
        <w:rPr>
          <w:rFonts w:ascii="Consolas" w:cs="Consolas" w:eastAsia="Consolas" w:hAnsi="Consolas"/>
          <w:color w:val="000000"/>
          <w:sz w:val="34"/>
          <w:szCs w:val="34"/>
          <w:rtl w:val="0"/>
        </w:rPr>
        <w:t xml:space="preserve">Growth Performance</w:t>
      </w:r>
    </w:p>
    <w:p w:rsidR="00000000" w:rsidDel="00000000" w:rsidP="00000000" w:rsidRDefault="00000000" w:rsidRPr="00000000" w14:paraId="00000342">
      <w:pPr>
        <w:spacing w:after="240" w:before="240" w:lineRule="auto"/>
        <w:rPr>
          <w:rFonts w:ascii="Consolas" w:cs="Consolas" w:eastAsia="Consolas" w:hAnsi="Consolas"/>
          <w:b w:val="1"/>
          <w:bCs w:val="1"/>
          <w:sz w:val="16"/>
          <w:szCs w:val="16"/>
        </w:rPr>
      </w:pPr>
      <w:r w:rsidDel="00000000" w:rsidR="00000000" w:rsidRPr="00000000">
        <w:rPr>
          <w:rFonts w:ascii="Consolas" w:cs="Consolas" w:eastAsia="Consolas" w:hAnsi="Consolas"/>
          <w:b w:val="1"/>
          <w:bCs w:val="1"/>
          <w:sz w:val="16"/>
          <w:szCs w:val="16"/>
          <w:rtl w:val="0"/>
        </w:rPr>
        <w:t xml:space="preserve">2–3x higher growth for digitally mature organizations</w:t>
      </w:r>
    </w:p>
    <w:p w:rsidR="00000000" w:rsidDel="00000000" w:rsidP="00000000" w:rsidRDefault="00000000" w:rsidRPr="00000000" w14:paraId="00000343">
      <w:pPr>
        <w:numPr>
          <w:ilvl w:val="0"/>
          <w:numId w:val="11"/>
        </w:numPr>
        <w:spacing w:after="0" w:afterAutospacing="0" w:before="240" w:lineRule="auto"/>
        <w:ind w:left="720" w:hanging="36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MIT Sloan — </w:t>
      </w:r>
      <w:hyperlink r:id="rId20">
        <w:r w:rsidDel="00000000" w:rsidR="00000000" w:rsidRPr="00000000">
          <w:rPr>
            <w:rFonts w:ascii="Consolas" w:cs="Consolas" w:eastAsia="Consolas" w:hAnsi="Consolas"/>
            <w:i w:val="1"/>
            <w:iCs w:val="1"/>
            <w:color w:val="1155cc"/>
            <w:sz w:val="16"/>
            <w:szCs w:val="16"/>
            <w:u w:val="single"/>
            <w:rtl w:val="0"/>
          </w:rPr>
          <w:t xml:space="preserve">Leading Digital</w:t>
          <w:br w:type="textWrapping"/>
        </w:r>
      </w:hyperlink>
      <w:r w:rsidDel="00000000" w:rsidR="00000000" w:rsidRPr="00000000">
        <w:rPr>
          <w:rtl w:val="0"/>
        </w:rPr>
      </w:r>
    </w:p>
    <w:p w:rsidR="00000000" w:rsidDel="00000000" w:rsidP="00000000" w:rsidRDefault="00000000" w:rsidRPr="00000000" w14:paraId="00000344">
      <w:pPr>
        <w:numPr>
          <w:ilvl w:val="0"/>
          <w:numId w:val="11"/>
        </w:numPr>
        <w:spacing w:after="240" w:before="0" w:beforeAutospacing="0" w:lineRule="auto"/>
        <w:ind w:left="720" w:hanging="360"/>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McKinsey &amp; Company — </w:t>
      </w:r>
      <w:hyperlink r:id="rId21">
        <w:r w:rsidDel="00000000" w:rsidR="00000000" w:rsidRPr="00000000">
          <w:rPr>
            <w:rFonts w:ascii="Consolas" w:cs="Consolas" w:eastAsia="Consolas" w:hAnsi="Consolas"/>
            <w:i w:val="1"/>
            <w:iCs w:val="1"/>
            <w:color w:val="1155cc"/>
            <w:sz w:val="16"/>
            <w:szCs w:val="16"/>
            <w:u w:val="single"/>
            <w:rtl w:val="0"/>
          </w:rPr>
          <w:t xml:space="preserve">Digital strategy and corporate performance</w:t>
        </w:r>
      </w:hyperlink>
      <w:r w:rsidDel="00000000" w:rsidR="00000000" w:rsidRPr="00000000">
        <w:rPr>
          <w:rtl w:val="0"/>
        </w:rPr>
      </w:r>
    </w:p>
    <w:p w:rsidR="00000000" w:rsidDel="00000000" w:rsidP="00000000" w:rsidRDefault="00000000" w:rsidRPr="00000000" w14:paraId="00000345">
      <w:pPr>
        <w:jc w:val="left"/>
        <w:rPr>
          <w:rFonts w:ascii="Consolas" w:cs="Consolas" w:eastAsia="Consolas" w:hAnsi="Consolas"/>
          <w:color w:val="a1a1aa"/>
          <w:sz w:val="16"/>
          <w:szCs w:val="16"/>
        </w:rPr>
      </w:pPr>
      <w:r w:rsidDel="00000000" w:rsidR="00000000" w:rsidRPr="00000000">
        <w:rPr>
          <w:rtl w:val="0"/>
        </w:rPr>
      </w:r>
    </w:p>
    <w:sectPr>
      <w:headerReference r:id="rId22" w:type="default"/>
      <w:footerReference r:id="rId23"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ermin Azcueta" w:id="0" w:date="2026-03-20T18:14:45Z">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consideraria sacarlo ya q no tenemos fuente</w:t>
      </w:r>
    </w:p>
  </w:comment>
  <w:comment w:author="Fermin Azcueta" w:id="1" w:date="2026-03-20T12:58:46Z">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esto hay que agregarle una lines abajo de stabilization y una barra para phase x : communication &amp; change</w:t>
      </w:r>
    </w:p>
  </w:comment>
  <w:comment w:author="Fermin Azcueta" w:id="2" w:date="2026-03-20T12:59:04Z">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arranca cuando arranca intake y sigue hasta fin de stabilization</w:t>
      </w:r>
    </w:p>
  </w:comment>
  <w:comment w:author="Fermin Azcueta" w:id="3" w:date="2026-03-20T14:28:12Z">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fases son</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0 - pre-alignment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 intake</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discovery</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 Implementation</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stabilization &amp; optimization</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 - CHANGE ENABLEMENT</w:t>
      </w:r>
    </w:p>
  </w:comment>
  <w:comment w:author="Fermin Azcueta" w:id="4" w:date="2026-03-20T14:31:38Z">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entre discovery e implemetation tiene que haber un rombo o diseño que demuestra que ahi el proyecto se vuelve a contratar - representa un punto de decisión o ramificación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48" w15:done="0"/>
  <w15:commentEx w15:paraId="00000349" w15:done="0"/>
  <w15:commentEx w15:paraId="0000034A" w15:paraIdParent="00000349" w15:done="0"/>
  <w15:commentEx w15:paraId="00000351" w15:paraIdParent="00000349" w15:done="0"/>
  <w15:commentEx w15:paraId="00000352" w15:paraIdParent="0000034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jc w:val="center"/>
      <w:rPr/>
    </w:pPr>
    <w:r w:rsidDel="00000000" w:rsidR="00000000" w:rsidRPr="00000000">
      <w:rPr>
        <w:rFonts w:ascii="Consolas" w:cs="Consolas" w:eastAsia="Consolas" w:hAnsi="Consolas"/>
        <w:color w:val="a1a1aa"/>
        <w:sz w:val="14"/>
        <w:szCs w:val="14"/>
        <w:rtl w:val="0"/>
      </w:rPr>
      <w:t xml:space="preserve">CONFIDENTIAL — Page </w:t>
    </w:r>
    <w:r w:rsidDel="00000000" w:rsidR="00000000" w:rsidRPr="00000000">
      <w:rPr>
        <w:rFonts w:ascii="Consolas" w:cs="Consolas" w:eastAsia="Consolas" w:hAnsi="Consolas"/>
        <w:color w:val="a1a1a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jc w:val="right"/>
      <w:rPr/>
    </w:pPr>
    <w:r w:rsidDel="00000000" w:rsidR="00000000" w:rsidRPr="00000000">
      <w:rPr>
        <w:rFonts w:ascii="Consolas" w:cs="Consolas" w:eastAsia="Consolas" w:hAnsi="Consolas"/>
        <w:color w:val="a1a1aa"/>
        <w:sz w:val="14"/>
        <w:szCs w:val="14"/>
        <w:rtl w:val="0"/>
      </w:rPr>
      <w:t xml:space="preserve">TransformAZ — Building the Digital Backbone — Taylor Inc.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lineRule="auto"/>
      <w:jc w:val="center"/>
    </w:pPr>
    <w:rPr>
      <w:rFonts w:ascii="Georgia" w:cs="Georgia" w:eastAsia="Georgia" w:hAnsi="Georgia"/>
      <w:b w:val="1"/>
      <w:bCs w:val="1"/>
      <w:sz w:val="48"/>
      <w:szCs w:val="4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Georgia" w:cs="Georgia" w:eastAsia="Georgia" w:hAnsi="Georgia"/>
      <w:b w:val="1"/>
      <w:bCs w:val="1"/>
      <w:i w:val="0"/>
      <w:iCs w:val="0"/>
      <w:smallCaps w:val="0"/>
      <w:strike w:val="0"/>
      <w:color w:val="18181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Georgia" w:cs="Georgia" w:eastAsia="Georgia" w:hAnsi="Georgia"/>
      <w:b w:val="1"/>
      <w:bCs w:val="1"/>
      <w:i w:val="0"/>
      <w:iCs w:val="0"/>
      <w:smallCaps w:val="0"/>
      <w:strike w:val="0"/>
      <w:color w:val="18181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spacing w:after="200" w:lineRule="auto"/>
      <w:jc w:val="center"/>
    </w:pPr>
    <w:rPr>
      <w:rFonts w:ascii="Georgia" w:cs="Georgia" w:eastAsia="Georgia" w:hAnsi="Georgia"/>
      <w:b w:val="1"/>
      <w:bCs w:val="1"/>
      <w:sz w:val="48"/>
      <w:szCs w:val="48"/>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itsloan.mit.edu/ideas-made-to-matter/leading-digital-business-transformation" TargetMode="External"/><Relationship Id="rId11" Type="http://schemas.openxmlformats.org/officeDocument/2006/relationships/image" Target="media/image2.png"/><Relationship Id="rId22" Type="http://schemas.openxmlformats.org/officeDocument/2006/relationships/header" Target="header1.xml"/><Relationship Id="rId10" Type="http://schemas.openxmlformats.org/officeDocument/2006/relationships/image" Target="media/image1.png"/><Relationship Id="rId21" Type="http://schemas.openxmlformats.org/officeDocument/2006/relationships/hyperlink" Target="https://www.mckinsey.com/capabilities/strategy-and-corporate-finance/our-insights/strategy-to-beat-the-odds" TargetMode="External"/><Relationship Id="rId13" Type="http://schemas.openxmlformats.org/officeDocument/2006/relationships/image" Target="media/image5.png"/><Relationship Id="rId12" Type="http://schemas.openxmlformats.org/officeDocument/2006/relationships/image" Target="media/image4.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yperlink" Target="https://www.mckinsey.com/capabilities/mckinsey-digital/our-insights/unlocking-success-in-digital-transformations" TargetMode="External"/><Relationship Id="rId14" Type="http://schemas.openxmlformats.org/officeDocument/2006/relationships/hyperlink" Target="https://www.mckinsey.com/capabilities/mckinsey-digital/our-insights/the-case-for-digital-reinvention" TargetMode="External"/><Relationship Id="rId17" Type="http://schemas.openxmlformats.org/officeDocument/2006/relationships/hyperlink" Target="https://www2.deloitte.com/us/en/insights/topics/digital-transformation/digital-transformation-strategy.html" TargetMode="External"/><Relationship Id="rId16" Type="http://schemas.openxmlformats.org/officeDocument/2006/relationships/hyperlink" Target="https://www.mckinsey.com/capabilities/people-and-organizational-performance/our-insights/the-impact-of-agility-how-to-shape-your-organization-to-compete" TargetMode="External"/><Relationship Id="rId5" Type="http://schemas.openxmlformats.org/officeDocument/2006/relationships/numbering" Target="numbering.xml"/><Relationship Id="rId19" Type="http://schemas.openxmlformats.org/officeDocument/2006/relationships/hyperlink" Target="https://www.mckinsey.com/capabilities/operations/our-insights/the-cost-of-complexity" TargetMode="External"/><Relationship Id="rId6" Type="http://schemas.openxmlformats.org/officeDocument/2006/relationships/styles" Target="styles.xml"/><Relationship Id="rId18" Type="http://schemas.openxmlformats.org/officeDocument/2006/relationships/hyperlink" Target="https://www.bcg.com/publications/2020/increasing-odds-of-success-in-digital-transformation"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Q0/3IM8OY2KBnKa/Yrdi97lNZw==">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2026-03-19T13:08:22.685Z</dcterms:created>
  <dc:creator>Un-named</dc:creator>
</cp:coreProperties>
</file>

<file path=docProps/custom.xml><?xml version="1.0" encoding="utf-8"?>
<Properties xmlns="http://schemas.openxmlformats.org/officeDocument/2006/custom-properties" xmlns:vt="http://schemas.openxmlformats.org/officeDocument/2006/docPropsVTypes"/>
</file>